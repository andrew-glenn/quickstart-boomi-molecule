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word/_rels/document.xml.rels" ContentType="application/vnd.openxmlformats-package.relationships+xml"/>
  <Override PartName="/word/_rels/footer3.xml.rels" ContentType="application/vnd.openxmlformats-package.relationships+xml"/>
  <Override PartName="/word/_rels/footer2.xml.rels" ContentType="application/vnd.openxmlformats-package.relationships+xml"/>
  <Override PartName="/word/_rels/footer1.xml.rels" ContentType="application/vnd.openxmlformats-package.relationships+xml"/>
  <Override PartName="/word/diagrams/data4.xml" ContentType="application/vnd.openxmlformats-officedocument.drawingml.diagramData+xml"/>
  <Override PartName="/word/diagrams/quickStyle3.xml" ContentType="application/vnd.openxmlformats-officedocument.drawingml.diagramStyle+xml"/>
  <Override PartName="/word/diagrams/drawing3.xml" ContentType="application/vnd.ms-office.drawingml.diagramDrawing+xml"/>
  <Override PartName="/word/diagrams/colors3.xml" ContentType="application/vnd.openxmlformats-officedocument.drawingml.diagramColors+xml"/>
  <Override PartName="/word/diagrams/colors4.xml" ContentType="application/vnd.openxmlformats-officedocument.drawingml.diagramColors+xml"/>
  <Override PartName="/word/diagrams/drawing4.xml" ContentType="application/vnd.ms-office.drawingml.diagramDrawing+xml"/>
  <Override PartName="/word/diagrams/quickStyle4.xml" ContentType="application/vnd.openxmlformats-officedocument.drawingml.diagramStyle+xml"/>
  <Override PartName="/word/diagrams/layout4.xml" ContentType="application/vnd.openxmlformats-officedocument.drawingml.diagramLayout+xml"/>
  <Override PartName="/word/diagrams/layout3.xml" ContentType="application/vnd.openxmlformats-officedocument.drawingml.diagramLayout+xml"/>
  <Override PartName="/word/diagrams/data3.xml" ContentType="application/vnd.openxmlformats-officedocument.drawingml.diagramData+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11.png" ContentType="image/png"/>
  <Override PartName="/word/media/image9.png" ContentType="image/png"/>
  <Override PartName="/word/media/image12.png" ContentType="image/png"/>
  <Override PartName="/word/media/image10.png" ContentType="image/png"/>
  <Override PartName="/word/media/image8.png" ContentType="image/png"/>
  <Override PartName="/word/media/image7.png" ContentType="image/png"/>
  <Override PartName="/word/header2.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header1.xml" ContentType="application/vnd.openxmlformats-officedocument.wordprocessingml.header+xml"/>
  <Override PartName="/word/document.xml" ContentType="application/vnd.openxmlformats-officedocument.wordprocessingml.document.main+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Override PartName="/word/footer3.xml" ContentType="application/vnd.openxmlformats-officedocument.wordprocessingml.footer+xml"/>
  <Override PartName="/word/header3.xml" ContentType="application/vnd.openxmlformats-officedocument.wordprocessingml.header+xml"/>
  <Override PartName="/word/numbering.xml" ContentType="application/vnd.openxmlformats-officedocument.wordprocessingml.numbering+xml"/>
  <Override PartName="/word/styles.xml" ContentType="application/vnd.openxmlformats-officedocument.wordprocessingml.styles+xml"/>
  <Override PartName="/_rels/.rels" ContentType="application/vnd.openxmlformats-package.relationships+xml"/>
  <Override PartName="/customXml/_rels/item1.xml.rels" ContentType="application/vnd.openxmlformats-package.relationships+xml"/>
  <Override PartName="/customXml/_rels/item5.xml.rels" ContentType="application/vnd.openxmlformats-package.relationships+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item3.xml" ContentType="application/xml"/>
  <Override PartName="/customXml/itemProps2.xml" ContentType="application/vnd.openxmlformats-officedocument.customXmlProperties+xml"/>
  <Override PartName="/customXml/itemProps3.xml" ContentType="application/vnd.openxmlformats-officedocument.customXmlProperties+xml"/>
  <Override PartName="/customXml/item4.xml" ContentType="application/xml"/>
  <Override PartName="/customXml/itemProps5.xml" ContentType="application/vnd.openxmlformats-officedocument.customXmlProperties+xml"/>
  <Override PartName="/customXml/item5.xml" ContentType="application/xml"/>
  <Override PartName="/customXml/itemProps4.xml" ContentType="application/vnd.openxmlformats-officedocument.customXmlProperties+xml"/>
  <Override PartName="/customXml/item1.xml" ContentType="application/xml"/>
  <Override PartName="/customXml/itemProps1.xml" ContentType="application/vnd.openxmlformats-officedocument.customXmlProperties+xml"/>
  <Override PartName="/customXml/item2.xml" ContentType="application/xml"/>
  <Override PartName="/docProps/app.xml" ContentType="application/vnd.openxmlformats-officedocument.extended-properties+xml"/>
  <Override PartName="/docProps/custom.xml" ContentType="application/vnd.openxmlformats-officedocument.custom-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sectPr>
          <w:headerReference w:type="default" r:id="rId2"/>
          <w:footerReference w:type="default" r:id="rId3"/>
          <w:type w:val="nextPage"/>
          <w:pgSz w:w="12240" w:h="15840"/>
          <w:pgMar w:left="1440" w:right="1080" w:header="720" w:top="1440" w:footer="720" w:bottom="1440" w:gutter="0"/>
          <w:pgNumType w:fmt="decimal"/>
          <w:formProt w:val="false"/>
          <w:textDirection w:val="lrTb"/>
          <w:docGrid w:type="default" w:linePitch="100" w:charSpace="0"/>
        </w:sectPr>
        <w:pStyle w:val="Normal"/>
        <w:rPr>
          <w:del w:id="1" w:author="Unknown Author" w:date="2020-07-20T22:16:03Z"/>
        </w:rPr>
      </w:pPr>
      <w:del w:id="0" w:author="Unknown Author" w:date="2020-07-20T22:16:03Z">
        <w:r>
          <w:rPr/>
        </w:r>
      </w:del>
    </w:p>
    <w:p>
      <w:pPr>
        <w:pStyle w:val="Normal"/>
        <w:spacing w:lineRule="auto" w:line="240" w:before="0" w:after="320"/>
        <w:jc w:val="center"/>
        <w:rPr>
          <w:rFonts w:ascii="Arial" w:hAnsi="Arial" w:eastAsia="Arial" w:cs="Arial"/>
          <w:color w:val="FAA634"/>
          <w:sz w:val="64"/>
          <w:szCs w:val="64"/>
        </w:rPr>
      </w:pPr>
      <w:bookmarkStart w:id="0" w:name="_GoBack"/>
      <w:bookmarkEnd w:id="0"/>
      <w:r>
        <w:rPr>
          <w:rFonts w:eastAsia="Arial" w:cs="Arial" w:ascii="Arial" w:hAnsi="Arial"/>
          <w:color w:val="FAA634"/>
          <w:sz w:val="64"/>
          <w:szCs w:val="64"/>
        </w:rPr>
        <w:t>Dell Boomi Molecule on the</w:t>
        <w:br/>
        <w:t>AWS Cloud</w:t>
      </w:r>
    </w:p>
    <w:p>
      <w:pPr>
        <w:pStyle w:val="Normal"/>
        <w:spacing w:lineRule="auto" w:line="396" w:before="140" w:after="480"/>
        <w:jc w:val="center"/>
        <w:rPr>
          <w:rFonts w:ascii="Arial" w:hAnsi="Arial" w:eastAsia="Arial" w:cs="Arial"/>
          <w:color w:val="000000"/>
          <w:sz w:val="32"/>
          <w:szCs w:val="32"/>
        </w:rPr>
      </w:pPr>
      <w:r>
        <w:rPr>
          <w:rFonts w:eastAsia="Arial" w:cs="Arial" w:ascii="Arial" w:hAnsi="Arial"/>
          <w:color w:val="000000"/>
          <w:sz w:val="32"/>
          <w:szCs w:val="32"/>
        </w:rPr>
        <w:t>Quick Start Reference Deployment</w:t>
      </w:r>
    </w:p>
    <w:p>
      <w:pPr>
        <w:pStyle w:val="Normal"/>
        <w:spacing w:lineRule="auto" w:line="319" w:before="280" w:after="320"/>
        <w:jc w:val="center"/>
        <w:rPr>
          <w:i/>
          <w:i/>
          <w:ins w:id="6" w:author="Unknown Author" w:date="2020-07-20T22:16:15Z"/>
        </w:rPr>
      </w:pPr>
      <w:del w:id="2" w:author="Unknown Author" w:date="2020-07-20T22:16:11Z">
        <w:r>
          <w:rPr>
            <w:i/>
          </w:rPr>
          <w:delText>October</w:delText>
        </w:r>
      </w:del>
      <w:ins w:id="3" w:author="Unknown Author" w:date="2020-07-20T22:16:11Z">
        <w:r>
          <w:rPr>
            <w:rFonts w:eastAsia="Times New Roman" w:cs="Times New Roman"/>
            <w:i/>
            <w:color w:val="212120"/>
            <w:kern w:val="2"/>
            <w:sz w:val="24"/>
            <w:szCs w:val="24"/>
            <w:lang w:val="en-US" w:eastAsia="en-US" w:bidi="ar-SA"/>
          </w:rPr>
          <w:t>July</w:t>
        </w:r>
      </w:ins>
      <w:r>
        <w:rPr>
          <w:i/>
        </w:rPr>
        <w:t xml:space="preserve"> 20</w:t>
      </w:r>
      <w:del w:id="4" w:author="Unknown Author" w:date="2020-07-20T22:16:15Z">
        <w:r>
          <w:rPr>
            <w:i/>
          </w:rPr>
          <w:delText>19</w:delText>
        </w:r>
      </w:del>
      <w:ins w:id="5" w:author="Unknown Author" w:date="2020-07-20T22:16:15Z">
        <w:r>
          <w:rPr>
            <w:i/>
          </w:rPr>
          <w:t>20</w:t>
        </w:r>
      </w:ins>
    </w:p>
    <w:p>
      <w:pPr>
        <w:pStyle w:val="Normal"/>
        <w:spacing w:lineRule="auto" w:line="240" w:before="0" w:after="60"/>
        <w:jc w:val="center"/>
        <w:rPr>
          <w:i/>
          <w:i/>
          <w:ins w:id="8" w:author="Unknown Author" w:date="2020-07-20T22:16:15Z"/>
        </w:rPr>
      </w:pPr>
      <w:ins w:id="7" w:author="Unknown Author" w:date="2020-07-20T22:16:15Z">
        <w:r>
          <w:rPr>
            <w:i/>
          </w:rPr>
          <w:t>Ryan Vanderwerf, Partner Solutions Architect</w:t>
        </w:r>
      </w:ins>
    </w:p>
    <w:p>
      <w:pPr>
        <w:pStyle w:val="Normal"/>
        <w:spacing w:lineRule="auto" w:line="240" w:before="0" w:after="60"/>
        <w:jc w:val="center"/>
        <w:rPr>
          <w:i/>
          <w:i/>
        </w:rPr>
      </w:pPr>
      <w:r>
        <w:rPr>
          <w:i/>
        </w:rPr>
        <w:t>Sean Williams, Global Partner Solutions Architect</w:t>
      </w:r>
    </w:p>
    <w:p>
      <w:pPr>
        <w:pStyle w:val="Normal"/>
        <w:spacing w:lineRule="auto" w:line="240" w:before="0" w:after="60"/>
        <w:jc w:val="center"/>
        <w:rPr>
          <w:i/>
          <w:i/>
        </w:rPr>
      </w:pPr>
      <w:r>
        <w:rPr>
          <w:i/>
        </w:rPr>
        <w:t>Andrew Glenn, Global Partner Solutions Architect, AWS Quick Start team</w:t>
      </w:r>
    </w:p>
    <w:p>
      <w:pPr>
        <w:pStyle w:val="Normal"/>
        <w:keepLines/>
        <w:pBdr>
          <w:top w:val="single" w:sz="4" w:space="5" w:color="A6A6A6"/>
          <w:left w:val="single" w:sz="4" w:space="5" w:color="A6A6A6"/>
          <w:bottom w:val="single" w:sz="4" w:space="5" w:color="A6A6A6"/>
          <w:right w:val="single" w:sz="4" w:space="5" w:color="A6A6A6"/>
        </w:pBdr>
        <w:shd w:val="clear" w:color="auto" w:fill="F2F2F2"/>
        <w:spacing w:lineRule="auto" w:line="319" w:before="400" w:after="400"/>
        <w:ind w:left="1152" w:right="1152" w:hanging="360"/>
        <w:jc w:val="center"/>
        <w:rPr>
          <w:color w:val="000000"/>
        </w:rPr>
      </w:pPr>
      <w:r>
        <w:rPr>
          <w:color w:val="000000"/>
        </w:rPr>
        <w:t xml:space="preserve">Visit our </w:t>
      </w:r>
      <w:hyperlink r:id="rId4">
        <w:r>
          <w:rPr>
            <w:color w:val="0000FF"/>
            <w:u w:val="single"/>
          </w:rPr>
          <w:t>GitHub repository</w:t>
        </w:r>
      </w:hyperlink>
      <w:r>
        <w:rPr>
          <w:color w:val="000000"/>
        </w:rPr>
        <w:t xml:space="preserve"> for source files and to post feedback, </w:t>
        <w:br/>
        <w:t>report bugs, or submit feature ideas for this Quick Start.</w:t>
      </w:r>
    </w:p>
    <w:p>
      <w:pPr>
        <w:pStyle w:val="Normal"/>
        <w:keepNext w:val="true"/>
        <w:keepLines/>
        <w:spacing w:lineRule="auto" w:line="276" w:before="480" w:after="0"/>
        <w:rPr>
          <w:rFonts w:ascii="Cambria" w:hAnsi="Cambria" w:eastAsia="Cambria" w:cs="Cambria"/>
          <w:b/>
          <w:b/>
          <w:color w:val="366091"/>
          <w:sz w:val="28"/>
          <w:szCs w:val="28"/>
        </w:rPr>
      </w:pPr>
      <w:r>
        <w:rPr>
          <w:rFonts w:eastAsia="Cambria" w:cs="Cambria" w:ascii="Cambria" w:hAnsi="Cambria"/>
          <w:b/>
          <w:color w:val="366091"/>
          <w:sz w:val="28"/>
          <w:szCs w:val="28"/>
        </w:rPr>
        <w:t>Contents</w:t>
      </w:r>
    </w:p>
    <w:sdt>
      <w:sdtPr>
        <w:docPartObj>
          <w:docPartGallery w:val="Table of Contents"/>
          <w:docPartUnique w:val="true"/>
        </w:docPartObj>
      </w:sdtPr>
      <w:sdtContent>
        <w:p>
          <w:pPr>
            <w:pStyle w:val="Contents1"/>
            <w:rPr>
              <w:rFonts w:ascii="Calibri" w:hAnsi="Calibri" w:eastAsia="" w:cs="" w:asciiTheme="minorHAnsi" w:cstheme="minorBidi" w:eastAsiaTheme="minorEastAsia" w:hAnsiTheme="minorHAnsi"/>
              <w:sz w:val="22"/>
            </w:rPr>
          </w:pPr>
          <w:r>
            <w:fldChar w:fldCharType="begin"/>
          </w:r>
          <w:r>
            <w:rPr>
              <w:webHidden/>
              <w:rStyle w:val="IndexLink"/>
              <w:vanish w:val="false"/>
            </w:rPr>
            <w:instrText> TOC \z \o "1-9" \u \h</w:instrText>
          </w:r>
          <w:r>
            <w:rPr>
              <w:webHidden/>
              <w:rStyle w:val="IndexLink"/>
              <w:vanish w:val="false"/>
            </w:rPr>
            <w:fldChar w:fldCharType="separate"/>
          </w:r>
          <w:hyperlink w:anchor="_Toc20823815">
            <w:r>
              <w:rPr>
                <w:webHidden/>
              </w:rPr>
              <w:fldChar w:fldCharType="begin"/>
            </w:r>
            <w:r>
              <w:rPr>
                <w:webHidden/>
              </w:rPr>
              <w:instrText>PAGEREF _Toc20823815 \h</w:instrText>
            </w:r>
            <w:r>
              <w:rPr>
                <w:webHidden/>
              </w:rPr>
              <w:fldChar w:fldCharType="separate"/>
            </w:r>
            <w:r>
              <w:rPr>
                <w:webHidden/>
                <w:rStyle w:val="IndexLink"/>
                <w:vanish w:val="false"/>
              </w:rPr>
              <w:t>Overview</w:t>
              <w:tab/>
              <w:t>2</w:t>
            </w:r>
            <w:r>
              <w:rPr>
                <w:webHidden/>
              </w:rPr>
              <w:fldChar w:fldCharType="end"/>
            </w:r>
          </w:hyperlink>
        </w:p>
        <w:p>
          <w:pPr>
            <w:pStyle w:val="Contents2"/>
            <w:rPr>
              <w:rFonts w:ascii="Calibri" w:hAnsi="Calibri" w:eastAsia="" w:cs="" w:asciiTheme="minorHAnsi" w:cstheme="minorBidi" w:eastAsiaTheme="minorEastAsia" w:hAnsiTheme="minorHAnsi"/>
              <w:sz w:val="22"/>
            </w:rPr>
          </w:pPr>
          <w:hyperlink w:anchor="_Toc20823816">
            <w:r>
              <w:rPr>
                <w:webHidden/>
              </w:rPr>
              <w:fldChar w:fldCharType="begin"/>
            </w:r>
            <w:r>
              <w:rPr>
                <w:webHidden/>
              </w:rPr>
              <w:instrText>PAGEREF _Toc20823816 \h</w:instrText>
            </w:r>
            <w:r>
              <w:rPr>
                <w:webHidden/>
              </w:rPr>
              <w:fldChar w:fldCharType="separate"/>
            </w:r>
            <w:r>
              <w:rPr>
                <w:webHidden/>
                <w:rStyle w:val="IndexLink"/>
                <w:vanish w:val="false"/>
              </w:rPr>
              <w:t>Dell Boomi on AWS</w:t>
              <w:tab/>
              <w:t>2</w:t>
            </w:r>
            <w:r>
              <w:rPr>
                <w:webHidden/>
              </w:rPr>
              <w:fldChar w:fldCharType="end"/>
            </w:r>
          </w:hyperlink>
        </w:p>
        <w:p>
          <w:pPr>
            <w:pStyle w:val="Contents2"/>
            <w:rPr>
              <w:rFonts w:ascii="Calibri" w:hAnsi="Calibri" w:eastAsia="" w:cs="" w:asciiTheme="minorHAnsi" w:cstheme="minorBidi" w:eastAsiaTheme="minorEastAsia" w:hAnsiTheme="minorHAnsi"/>
              <w:sz w:val="22"/>
            </w:rPr>
          </w:pPr>
          <w:hyperlink w:anchor="_Toc20823817">
            <w:r>
              <w:rPr>
                <w:webHidden/>
              </w:rPr>
              <w:fldChar w:fldCharType="begin"/>
            </w:r>
            <w:r>
              <w:rPr>
                <w:webHidden/>
              </w:rPr>
              <w:instrText>PAGEREF _Toc20823817 \h</w:instrText>
            </w:r>
            <w:r>
              <w:rPr>
                <w:webHidden/>
              </w:rPr>
              <w:fldChar w:fldCharType="separate"/>
            </w:r>
            <w:r>
              <w:rPr>
                <w:webHidden/>
                <w:rStyle w:val="IndexLink"/>
                <w:vanish w:val="false"/>
              </w:rPr>
              <w:t>Cost and licenses</w:t>
              <w:tab/>
              <w:t>3</w:t>
            </w:r>
            <w:r>
              <w:rPr>
                <w:webHidden/>
              </w:rPr>
              <w:fldChar w:fldCharType="end"/>
            </w:r>
          </w:hyperlink>
        </w:p>
        <w:p>
          <w:pPr>
            <w:pStyle w:val="Contents1"/>
            <w:rPr>
              <w:rFonts w:ascii="Calibri" w:hAnsi="Calibri" w:eastAsia="" w:cs="" w:asciiTheme="minorHAnsi" w:cstheme="minorBidi" w:eastAsiaTheme="minorEastAsia" w:hAnsiTheme="minorHAnsi"/>
              <w:sz w:val="22"/>
            </w:rPr>
          </w:pPr>
          <w:hyperlink w:anchor="_Toc20823818">
            <w:r>
              <w:rPr>
                <w:webHidden/>
              </w:rPr>
              <w:fldChar w:fldCharType="begin"/>
            </w:r>
            <w:r>
              <w:rPr>
                <w:webHidden/>
              </w:rPr>
              <w:instrText>PAGEREF _Toc20823818 \h</w:instrText>
            </w:r>
            <w:r>
              <w:rPr>
                <w:webHidden/>
              </w:rPr>
              <w:fldChar w:fldCharType="separate"/>
            </w:r>
            <w:r>
              <w:rPr>
                <w:webHidden/>
                <w:rStyle w:val="IndexLink"/>
                <w:vanish w:val="false"/>
              </w:rPr>
              <w:t>Architecture</w:t>
              <w:tab/>
              <w:t>3</w:t>
            </w:r>
            <w:r>
              <w:rPr>
                <w:webHidden/>
              </w:rPr>
              <w:fldChar w:fldCharType="end"/>
            </w:r>
          </w:hyperlink>
        </w:p>
        <w:p>
          <w:pPr>
            <w:pStyle w:val="Contents1"/>
            <w:rPr>
              <w:rFonts w:ascii="Calibri" w:hAnsi="Calibri" w:eastAsia="" w:cs="" w:asciiTheme="minorHAnsi" w:cstheme="minorBidi" w:eastAsiaTheme="minorEastAsia" w:hAnsiTheme="minorHAnsi"/>
              <w:sz w:val="22"/>
            </w:rPr>
          </w:pPr>
          <w:hyperlink w:anchor="_Toc20823819">
            <w:r>
              <w:rPr>
                <w:webHidden/>
              </w:rPr>
              <w:fldChar w:fldCharType="begin"/>
            </w:r>
            <w:r>
              <w:rPr>
                <w:webHidden/>
              </w:rPr>
              <w:instrText>PAGEREF _Toc20823819 \h</w:instrText>
            </w:r>
            <w:r>
              <w:rPr>
                <w:webHidden/>
              </w:rPr>
              <w:fldChar w:fldCharType="separate"/>
            </w:r>
            <w:r>
              <w:rPr>
                <w:webHidden/>
                <w:rStyle w:val="IndexLink"/>
                <w:vanish w:val="false"/>
              </w:rPr>
              <w:t>Planning the deployment</w:t>
              <w:tab/>
              <w:t>5</w:t>
            </w:r>
            <w:r>
              <w:rPr>
                <w:webHidden/>
              </w:rPr>
              <w:fldChar w:fldCharType="end"/>
            </w:r>
          </w:hyperlink>
        </w:p>
        <w:p>
          <w:pPr>
            <w:pStyle w:val="Contents2"/>
            <w:rPr>
              <w:rFonts w:ascii="Calibri" w:hAnsi="Calibri" w:eastAsia="" w:cs="" w:asciiTheme="minorHAnsi" w:cstheme="minorBidi" w:eastAsiaTheme="minorEastAsia" w:hAnsiTheme="minorHAnsi"/>
              <w:sz w:val="22"/>
            </w:rPr>
          </w:pPr>
          <w:hyperlink w:anchor="_Toc20823820">
            <w:r>
              <w:rPr>
                <w:webHidden/>
              </w:rPr>
              <w:fldChar w:fldCharType="begin"/>
            </w:r>
            <w:r>
              <w:rPr>
                <w:webHidden/>
              </w:rPr>
              <w:instrText>PAGEREF _Toc20823820 \h</w:instrText>
            </w:r>
            <w:r>
              <w:rPr>
                <w:webHidden/>
              </w:rPr>
              <w:fldChar w:fldCharType="separate"/>
            </w:r>
            <w:r>
              <w:rPr>
                <w:webHidden/>
                <w:rStyle w:val="IndexLink"/>
                <w:vanish w:val="false"/>
              </w:rPr>
              <w:t>Specialized knowledge</w:t>
              <w:tab/>
              <w:t>5</w:t>
            </w:r>
            <w:r>
              <w:rPr>
                <w:webHidden/>
              </w:rPr>
              <w:fldChar w:fldCharType="end"/>
            </w:r>
          </w:hyperlink>
        </w:p>
        <w:p>
          <w:pPr>
            <w:pStyle w:val="Contents2"/>
            <w:rPr>
              <w:rFonts w:ascii="Calibri" w:hAnsi="Calibri" w:eastAsia="" w:cs="" w:asciiTheme="minorHAnsi" w:cstheme="minorBidi" w:eastAsiaTheme="minorEastAsia" w:hAnsiTheme="minorHAnsi"/>
              <w:sz w:val="22"/>
            </w:rPr>
          </w:pPr>
          <w:hyperlink w:anchor="_Toc20823821">
            <w:r>
              <w:rPr>
                <w:webHidden/>
              </w:rPr>
              <w:fldChar w:fldCharType="begin"/>
            </w:r>
            <w:r>
              <w:rPr>
                <w:webHidden/>
              </w:rPr>
              <w:instrText>PAGEREF _Toc20823821 \h</w:instrText>
            </w:r>
            <w:r>
              <w:rPr>
                <w:webHidden/>
              </w:rPr>
              <w:fldChar w:fldCharType="separate"/>
            </w:r>
            <w:r>
              <w:rPr>
                <w:webHidden/>
                <w:rStyle w:val="IndexLink"/>
                <w:vanish w:val="false"/>
              </w:rPr>
              <w:t>AWS account</w:t>
              <w:tab/>
              <w:t>5</w:t>
            </w:r>
            <w:r>
              <w:rPr>
                <w:webHidden/>
              </w:rPr>
              <w:fldChar w:fldCharType="end"/>
            </w:r>
          </w:hyperlink>
        </w:p>
        <w:p>
          <w:pPr>
            <w:pStyle w:val="Contents2"/>
            <w:rPr>
              <w:rFonts w:ascii="Calibri" w:hAnsi="Calibri" w:eastAsia="" w:cs="" w:asciiTheme="minorHAnsi" w:cstheme="minorBidi" w:eastAsiaTheme="minorEastAsia" w:hAnsiTheme="minorHAnsi"/>
              <w:sz w:val="22"/>
            </w:rPr>
          </w:pPr>
          <w:hyperlink w:anchor="_Toc20823822">
            <w:r>
              <w:rPr>
                <w:webHidden/>
              </w:rPr>
              <w:fldChar w:fldCharType="begin"/>
            </w:r>
            <w:r>
              <w:rPr>
                <w:webHidden/>
              </w:rPr>
              <w:instrText>PAGEREF _Toc20823822 \h</w:instrText>
            </w:r>
            <w:r>
              <w:rPr>
                <w:webHidden/>
              </w:rPr>
              <w:fldChar w:fldCharType="separate"/>
            </w:r>
            <w:r>
              <w:rPr>
                <w:webHidden/>
                <w:rStyle w:val="IndexLink"/>
                <w:vanish w:val="false"/>
              </w:rPr>
              <w:t>Technical requirements</w:t>
              <w:tab/>
              <w:t>5</w:t>
            </w:r>
            <w:r>
              <w:rPr>
                <w:webHidden/>
              </w:rPr>
              <w:fldChar w:fldCharType="end"/>
            </w:r>
          </w:hyperlink>
        </w:p>
        <w:p>
          <w:pPr>
            <w:pStyle w:val="Contents2"/>
            <w:rPr>
              <w:rFonts w:ascii="Calibri" w:hAnsi="Calibri" w:eastAsia="" w:cs="" w:asciiTheme="minorHAnsi" w:cstheme="minorBidi" w:eastAsiaTheme="minorEastAsia" w:hAnsiTheme="minorHAnsi"/>
              <w:sz w:val="22"/>
            </w:rPr>
          </w:pPr>
          <w:hyperlink w:anchor="_Toc20823823">
            <w:r>
              <w:rPr>
                <w:webHidden/>
              </w:rPr>
              <w:fldChar w:fldCharType="begin"/>
            </w:r>
            <w:r>
              <w:rPr>
                <w:webHidden/>
              </w:rPr>
              <w:instrText>PAGEREF _Toc20823823 \h</w:instrText>
            </w:r>
            <w:r>
              <w:rPr>
                <w:webHidden/>
              </w:rPr>
              <w:fldChar w:fldCharType="separate"/>
            </w:r>
            <w:r>
              <w:rPr>
                <w:webHidden/>
                <w:rStyle w:val="IndexLink"/>
                <w:vanish w:val="false"/>
              </w:rPr>
              <w:t>Deployment options</w:t>
              <w:tab/>
              <w:t>7</w:t>
            </w:r>
            <w:r>
              <w:rPr>
                <w:webHidden/>
              </w:rPr>
              <w:fldChar w:fldCharType="end"/>
            </w:r>
          </w:hyperlink>
        </w:p>
        <w:p>
          <w:pPr>
            <w:pStyle w:val="Contents1"/>
            <w:rPr>
              <w:rFonts w:ascii="Calibri" w:hAnsi="Calibri" w:eastAsia="" w:cs="" w:asciiTheme="minorHAnsi" w:cstheme="minorBidi" w:eastAsiaTheme="minorEastAsia" w:hAnsiTheme="minorHAnsi"/>
              <w:sz w:val="22"/>
            </w:rPr>
          </w:pPr>
          <w:hyperlink w:anchor="_Toc20823824">
            <w:r>
              <w:rPr>
                <w:webHidden/>
              </w:rPr>
              <w:fldChar w:fldCharType="begin"/>
            </w:r>
            <w:r>
              <w:rPr>
                <w:webHidden/>
              </w:rPr>
              <w:instrText>PAGEREF _Toc20823824 \h</w:instrText>
            </w:r>
            <w:r>
              <w:rPr>
                <w:webHidden/>
              </w:rPr>
              <w:fldChar w:fldCharType="separate"/>
            </w:r>
            <w:r>
              <w:rPr>
                <w:webHidden/>
                <w:rStyle w:val="IndexLink"/>
                <w:vanish w:val="false"/>
              </w:rPr>
              <w:t>Deployment steps</w:t>
              <w:tab/>
              <w:t>7</w:t>
            </w:r>
            <w:r>
              <w:rPr>
                <w:webHidden/>
              </w:rPr>
              <w:fldChar w:fldCharType="end"/>
            </w:r>
          </w:hyperlink>
        </w:p>
        <w:p>
          <w:pPr>
            <w:pStyle w:val="Contents2"/>
            <w:rPr>
              <w:rFonts w:ascii="Calibri" w:hAnsi="Calibri" w:eastAsia="" w:cs="" w:asciiTheme="minorHAnsi" w:cstheme="minorBidi" w:eastAsiaTheme="minorEastAsia" w:hAnsiTheme="minorHAnsi"/>
              <w:sz w:val="22"/>
            </w:rPr>
          </w:pPr>
          <w:hyperlink w:anchor="_Toc20823825">
            <w:r>
              <w:rPr>
                <w:webHidden/>
              </w:rPr>
              <w:fldChar w:fldCharType="begin"/>
            </w:r>
            <w:r>
              <w:rPr>
                <w:webHidden/>
              </w:rPr>
              <w:instrText>PAGEREF _Toc20823825 \h</w:instrText>
            </w:r>
            <w:r>
              <w:rPr>
                <w:webHidden/>
              </w:rPr>
              <w:fldChar w:fldCharType="separate"/>
            </w:r>
            <w:r>
              <w:rPr>
                <w:webHidden/>
                <w:rStyle w:val="IndexLink"/>
                <w:vanish w:val="false"/>
              </w:rPr>
              <w:t>Step 1. Sign in to your AWS account</w:t>
              <w:tab/>
              <w:t>7</w:t>
            </w:r>
            <w:r>
              <w:rPr>
                <w:webHidden/>
              </w:rPr>
              <w:fldChar w:fldCharType="end"/>
            </w:r>
          </w:hyperlink>
        </w:p>
        <w:p>
          <w:pPr>
            <w:pStyle w:val="Contents2"/>
            <w:rPr>
              <w:rFonts w:ascii="Calibri" w:hAnsi="Calibri" w:eastAsia="" w:cs="" w:asciiTheme="minorHAnsi" w:cstheme="minorBidi" w:eastAsiaTheme="minorEastAsia" w:hAnsiTheme="minorHAnsi"/>
              <w:sz w:val="22"/>
            </w:rPr>
          </w:pPr>
          <w:hyperlink w:anchor="_Toc20823826">
            <w:r>
              <w:rPr>
                <w:webHidden/>
              </w:rPr>
              <w:fldChar w:fldCharType="begin"/>
            </w:r>
            <w:r>
              <w:rPr>
                <w:webHidden/>
              </w:rPr>
              <w:instrText>PAGEREF _Toc20823826 \h</w:instrText>
            </w:r>
            <w:r>
              <w:rPr>
                <w:webHidden/>
              </w:rPr>
              <w:fldChar w:fldCharType="separate"/>
            </w:r>
            <w:r>
              <w:rPr>
                <w:webHidden/>
                <w:rStyle w:val="IndexLink"/>
                <w:vanish w:val="false"/>
              </w:rPr>
              <w:t>Step 2. Launch the Quick Start</w:t>
              <w:tab/>
              <w:t>8</w:t>
            </w:r>
            <w:r>
              <w:rPr>
                <w:webHidden/>
              </w:rPr>
              <w:fldChar w:fldCharType="end"/>
            </w:r>
          </w:hyperlink>
        </w:p>
        <w:p>
          <w:pPr>
            <w:pStyle w:val="Contents3"/>
            <w:rPr>
              <w:rFonts w:ascii="Calibri" w:hAnsi="Calibri" w:eastAsia="" w:cs="" w:asciiTheme="minorHAnsi" w:cstheme="minorBidi" w:eastAsiaTheme="minorEastAsia" w:hAnsiTheme="minorHAnsi"/>
              <w:sz w:val="22"/>
            </w:rPr>
          </w:pPr>
          <w:hyperlink w:anchor="_Toc20823827">
            <w:r>
              <w:rPr>
                <w:webHidden/>
              </w:rPr>
              <w:fldChar w:fldCharType="begin"/>
            </w:r>
            <w:r>
              <w:rPr>
                <w:webHidden/>
              </w:rPr>
              <w:instrText>PAGEREF _Toc20823827 \h</w:instrText>
            </w:r>
            <w:r>
              <w:rPr>
                <w:webHidden/>
              </w:rPr>
              <w:fldChar w:fldCharType="separate"/>
            </w:r>
            <w:r>
              <w:rPr>
                <w:webHidden/>
                <w:rStyle w:val="IndexLink"/>
                <w:vanish w:val="false"/>
              </w:rPr>
              <w:t>Option 1: Parameters for deploying Dell Boomi Molecule into a new VPC</w:t>
              <w:tab/>
              <w:t>9</w:t>
            </w:r>
            <w:r>
              <w:rPr>
                <w:webHidden/>
              </w:rPr>
              <w:fldChar w:fldCharType="end"/>
            </w:r>
          </w:hyperlink>
        </w:p>
        <w:p>
          <w:pPr>
            <w:pStyle w:val="Contents3"/>
            <w:rPr>
              <w:rFonts w:ascii="Calibri" w:hAnsi="Calibri" w:eastAsia="" w:cs="" w:asciiTheme="minorHAnsi" w:cstheme="minorBidi" w:eastAsiaTheme="minorEastAsia" w:hAnsiTheme="minorHAnsi"/>
              <w:sz w:val="22"/>
            </w:rPr>
          </w:pPr>
          <w:hyperlink w:anchor="_Toc20823828">
            <w:r>
              <w:rPr>
                <w:webHidden/>
              </w:rPr>
              <w:fldChar w:fldCharType="begin"/>
            </w:r>
            <w:r>
              <w:rPr>
                <w:webHidden/>
              </w:rPr>
              <w:instrText>PAGEREF _Toc20823828 \h</w:instrText>
            </w:r>
            <w:r>
              <w:rPr>
                <w:webHidden/>
              </w:rPr>
              <w:fldChar w:fldCharType="separate"/>
            </w:r>
            <w:r>
              <w:rPr>
                <w:webHidden/>
                <w:rStyle w:val="IndexLink"/>
                <w:vanish w:val="false"/>
              </w:rPr>
              <w:t>Option 2: Parameters for deploying Dell Boomi Molecule into an existing VPC</w:t>
              <w:tab/>
              <w:t>11</w:t>
            </w:r>
            <w:r>
              <w:rPr>
                <w:webHidden/>
              </w:rPr>
              <w:fldChar w:fldCharType="end"/>
            </w:r>
          </w:hyperlink>
        </w:p>
        <w:p>
          <w:pPr>
            <w:pStyle w:val="Contents2"/>
            <w:rPr>
              <w:rFonts w:ascii="Calibri" w:hAnsi="Calibri" w:eastAsia="" w:cs="" w:asciiTheme="minorHAnsi" w:cstheme="minorBidi" w:eastAsiaTheme="minorEastAsia" w:hAnsiTheme="minorHAnsi"/>
              <w:sz w:val="22"/>
            </w:rPr>
          </w:pPr>
          <w:hyperlink w:anchor="_Toc20823829">
            <w:r>
              <w:rPr>
                <w:webHidden/>
              </w:rPr>
              <w:fldChar w:fldCharType="begin"/>
            </w:r>
            <w:r>
              <w:rPr>
                <w:webHidden/>
              </w:rPr>
              <w:instrText>PAGEREF _Toc20823829 \h</w:instrText>
            </w:r>
            <w:r>
              <w:rPr>
                <w:webHidden/>
              </w:rPr>
              <w:fldChar w:fldCharType="separate"/>
            </w:r>
            <w:r>
              <w:rPr>
                <w:webHidden/>
                <w:rStyle w:val="IndexLink"/>
                <w:vanish w:val="false"/>
              </w:rPr>
              <w:t>Step 3. Test the Deployment</w:t>
              <w:tab/>
              <w:t>14</w:t>
            </w:r>
            <w:r>
              <w:rPr>
                <w:webHidden/>
              </w:rPr>
              <w:fldChar w:fldCharType="end"/>
            </w:r>
          </w:hyperlink>
        </w:p>
        <w:p>
          <w:pPr>
            <w:pStyle w:val="Contents1"/>
            <w:rPr>
              <w:rFonts w:ascii="Calibri" w:hAnsi="Calibri" w:eastAsia="" w:cs="" w:asciiTheme="minorHAnsi" w:cstheme="minorBidi" w:eastAsiaTheme="minorEastAsia" w:hAnsiTheme="minorHAnsi"/>
              <w:sz w:val="22"/>
            </w:rPr>
          </w:pPr>
          <w:hyperlink w:anchor="_Toc20823830">
            <w:r>
              <w:rPr>
                <w:webHidden/>
              </w:rPr>
              <w:fldChar w:fldCharType="begin"/>
            </w:r>
            <w:r>
              <w:rPr>
                <w:webHidden/>
              </w:rPr>
              <w:instrText>PAGEREF _Toc20823830 \h</w:instrText>
            </w:r>
            <w:r>
              <w:rPr>
                <w:webHidden/>
              </w:rPr>
              <w:fldChar w:fldCharType="separate"/>
            </w:r>
            <w:r>
              <w:rPr>
                <w:webHidden/>
                <w:rStyle w:val="IndexLink"/>
                <w:vanish w:val="false"/>
              </w:rPr>
              <w:t>Security</w:t>
              <w:tab/>
              <w:t>14</w:t>
            </w:r>
            <w:r>
              <w:rPr>
                <w:webHidden/>
              </w:rPr>
              <w:fldChar w:fldCharType="end"/>
            </w:r>
          </w:hyperlink>
        </w:p>
        <w:p>
          <w:pPr>
            <w:pStyle w:val="Contents1"/>
            <w:rPr>
              <w:rFonts w:ascii="Calibri" w:hAnsi="Calibri" w:eastAsia="" w:cs="" w:asciiTheme="minorHAnsi" w:cstheme="minorBidi" w:eastAsiaTheme="minorEastAsia" w:hAnsiTheme="minorHAnsi"/>
              <w:sz w:val="22"/>
            </w:rPr>
          </w:pPr>
          <w:hyperlink w:anchor="_Toc20823831">
            <w:r>
              <w:rPr>
                <w:webHidden/>
              </w:rPr>
              <w:fldChar w:fldCharType="begin"/>
            </w:r>
            <w:r>
              <w:rPr>
                <w:webHidden/>
              </w:rPr>
              <w:instrText>PAGEREF _Toc20823831 \h</w:instrText>
            </w:r>
            <w:r>
              <w:rPr>
                <w:webHidden/>
              </w:rPr>
              <w:fldChar w:fldCharType="separate"/>
            </w:r>
            <w:r>
              <w:rPr>
                <w:webHidden/>
                <w:rStyle w:val="IndexLink"/>
                <w:vanish w:val="false"/>
              </w:rPr>
              <w:t>Performance monitoring</w:t>
              <w:tab/>
              <w:t>15</w:t>
            </w:r>
            <w:r>
              <w:rPr>
                <w:webHidden/>
              </w:rPr>
              <w:fldChar w:fldCharType="end"/>
            </w:r>
          </w:hyperlink>
        </w:p>
        <w:p>
          <w:pPr>
            <w:pStyle w:val="Contents1"/>
            <w:rPr>
              <w:rFonts w:ascii="Calibri" w:hAnsi="Calibri" w:eastAsia="" w:cs="" w:asciiTheme="minorHAnsi" w:cstheme="minorBidi" w:eastAsiaTheme="minorEastAsia" w:hAnsiTheme="minorHAnsi"/>
              <w:sz w:val="22"/>
            </w:rPr>
          </w:pPr>
          <w:hyperlink w:anchor="_Toc20823832">
            <w:r>
              <w:rPr>
                <w:webHidden/>
              </w:rPr>
              <w:fldChar w:fldCharType="begin"/>
            </w:r>
            <w:r>
              <w:rPr>
                <w:webHidden/>
              </w:rPr>
              <w:instrText>PAGEREF _Toc20823832 \h</w:instrText>
            </w:r>
            <w:r>
              <w:rPr>
                <w:webHidden/>
              </w:rPr>
              <w:fldChar w:fldCharType="separate"/>
            </w:r>
            <w:r>
              <w:rPr>
                <w:webHidden/>
                <w:rStyle w:val="IndexLink"/>
                <w:vanish w:val="false"/>
              </w:rPr>
              <w:t>Troubleshooting</w:t>
              <w:tab/>
              <w:t>15</w:t>
            </w:r>
            <w:r>
              <w:rPr>
                <w:webHidden/>
              </w:rPr>
              <w:fldChar w:fldCharType="end"/>
            </w:r>
          </w:hyperlink>
        </w:p>
        <w:p>
          <w:pPr>
            <w:pStyle w:val="Contents1"/>
            <w:rPr>
              <w:rFonts w:ascii="Calibri" w:hAnsi="Calibri" w:eastAsia="" w:cs="" w:asciiTheme="minorHAnsi" w:cstheme="minorBidi" w:eastAsiaTheme="minorEastAsia" w:hAnsiTheme="minorHAnsi"/>
              <w:sz w:val="22"/>
            </w:rPr>
          </w:pPr>
          <w:hyperlink w:anchor="_Toc20823833">
            <w:r>
              <w:rPr>
                <w:webHidden/>
              </w:rPr>
              <w:fldChar w:fldCharType="begin"/>
            </w:r>
            <w:r>
              <w:rPr>
                <w:webHidden/>
              </w:rPr>
              <w:instrText>PAGEREF _Toc20823833 \h</w:instrText>
            </w:r>
            <w:r>
              <w:rPr>
                <w:webHidden/>
              </w:rPr>
              <w:fldChar w:fldCharType="separate"/>
            </w:r>
            <w:r>
              <w:rPr>
                <w:webHidden/>
                <w:rStyle w:val="IndexLink"/>
                <w:vanish w:val="false"/>
              </w:rPr>
              <w:t>Send us feedback</w:t>
              <w:tab/>
              <w:t>16</w:t>
            </w:r>
            <w:r>
              <w:rPr>
                <w:webHidden/>
              </w:rPr>
              <w:fldChar w:fldCharType="end"/>
            </w:r>
          </w:hyperlink>
        </w:p>
        <w:p>
          <w:pPr>
            <w:pStyle w:val="Contents1"/>
            <w:rPr>
              <w:rFonts w:ascii="Calibri" w:hAnsi="Calibri" w:eastAsia="" w:cs="" w:asciiTheme="minorHAnsi" w:cstheme="minorBidi" w:eastAsiaTheme="minorEastAsia" w:hAnsiTheme="minorHAnsi"/>
              <w:sz w:val="22"/>
            </w:rPr>
          </w:pPr>
          <w:hyperlink w:anchor="_Toc20823834">
            <w:r>
              <w:rPr>
                <w:webHidden/>
              </w:rPr>
              <w:fldChar w:fldCharType="begin"/>
            </w:r>
            <w:r>
              <w:rPr>
                <w:webHidden/>
              </w:rPr>
              <w:instrText>PAGEREF _Toc20823834 \h</w:instrText>
            </w:r>
            <w:r>
              <w:rPr>
                <w:webHidden/>
              </w:rPr>
              <w:fldChar w:fldCharType="separate"/>
            </w:r>
            <w:r>
              <w:rPr>
                <w:webHidden/>
                <w:rStyle w:val="IndexLink"/>
                <w:vanish w:val="false"/>
              </w:rPr>
              <w:t>Additional resources</w:t>
              <w:tab/>
              <w:t>16</w:t>
            </w:r>
            <w:r>
              <w:rPr>
                <w:webHidden/>
              </w:rPr>
              <w:fldChar w:fldCharType="end"/>
            </w:r>
          </w:hyperlink>
        </w:p>
        <w:p>
          <w:pPr>
            <w:pStyle w:val="Contents1"/>
            <w:rPr>
              <w:rFonts w:ascii="Calibri" w:hAnsi="Calibri" w:eastAsia="" w:cs="" w:asciiTheme="minorHAnsi" w:cstheme="minorBidi" w:eastAsiaTheme="minorEastAsia" w:hAnsiTheme="minorHAnsi"/>
              <w:sz w:val="22"/>
            </w:rPr>
          </w:pPr>
          <w:hyperlink w:anchor="_Toc20823835">
            <w:r>
              <w:rPr>
                <w:webHidden/>
              </w:rPr>
              <w:fldChar w:fldCharType="begin"/>
            </w:r>
            <w:r>
              <w:rPr>
                <w:webHidden/>
              </w:rPr>
              <w:instrText>PAGEREF _Toc20823835 \h</w:instrText>
            </w:r>
            <w:r>
              <w:rPr>
                <w:webHidden/>
              </w:rPr>
              <w:fldChar w:fldCharType="separate"/>
            </w:r>
            <w:r>
              <w:rPr>
                <w:webHidden/>
                <w:rStyle w:val="IndexLink"/>
                <w:vanish w:val="false"/>
              </w:rPr>
              <w:t>Document revisions</w:t>
              <w:tab/>
              <w:t>16</w:t>
            </w:r>
            <w:r>
              <w:rPr>
                <w:webHidden/>
              </w:rPr>
              <w:fldChar w:fldCharType="end"/>
            </w:r>
          </w:hyperlink>
          <w:r>
            <w:rPr>
              <w:rStyle w:val="IndexLink"/>
              <w:vanish w:val="false"/>
            </w:rPr>
            <w:fldChar w:fldCharType="end"/>
          </w:r>
        </w:p>
      </w:sdtContent>
    </w:sdt>
    <w:p>
      <w:pPr>
        <w:pStyle w:val="Normal"/>
        <w:widowControl w:val="false"/>
        <w:tabs>
          <w:tab w:val="clear" w:pos="720"/>
          <w:tab w:val="right" w:pos="10080" w:leader="none"/>
        </w:tabs>
        <w:spacing w:lineRule="auto" w:line="240" w:before="0" w:after="100"/>
        <w:rPr>
          <w:rFonts w:ascii="Calibri" w:hAnsi="Calibri" w:eastAsia="Calibri" w:cs="Calibri"/>
          <w:color w:val="000000"/>
          <w:sz w:val="22"/>
          <w:szCs w:val="22"/>
        </w:rPr>
      </w:pPr>
      <w:r>
        <w:rPr>
          <w:rFonts w:eastAsia="Calibri" w:cs="Calibri" w:ascii="Calibri" w:hAnsi="Calibri"/>
          <w:color w:val="000000"/>
          <w:sz w:val="22"/>
          <w:szCs w:val="22"/>
        </w:rPr>
      </w:r>
    </w:p>
    <w:p>
      <w:pPr>
        <w:pStyle w:val="Normal"/>
        <w:spacing w:before="400" w:after="280"/>
        <w:rPr/>
      </w:pPr>
      <w:r>
        <w:rPr/>
        <w:t>This Quick Start was created by Amazon Web Services (AWS).</w:t>
      </w:r>
    </w:p>
    <w:p>
      <w:pPr>
        <w:pStyle w:val="Normal"/>
        <w:rPr/>
      </w:pPr>
      <w:hyperlink r:id="rId5">
        <w:r>
          <w:rPr>
            <w:color w:val="0000FF"/>
            <w:u w:val="single"/>
          </w:rPr>
          <w:t>Quick Starts</w:t>
        </w:r>
      </w:hyperlink>
      <w:r>
        <w:rPr/>
        <w:t xml:space="preserve"> are automated reference deployments that use AWS CloudFormation templates to deploy key technologies on AWS, following AWS best practices. </w:t>
      </w:r>
    </w:p>
    <w:p>
      <w:pPr>
        <w:pStyle w:val="Heading1"/>
        <w:rPr/>
      </w:pPr>
      <w:bookmarkStart w:id="1" w:name="_Toc20823815"/>
      <w:r>
        <w:rPr/>
        <w:t>Overview</w:t>
      </w:r>
      <w:bookmarkEnd w:id="1"/>
    </w:p>
    <w:p>
      <w:pPr>
        <w:pStyle w:val="Normal"/>
        <w:rPr/>
      </w:pPr>
      <w:bookmarkStart w:id="2" w:name="_heading=h.30j0zll"/>
      <w:bookmarkEnd w:id="2"/>
      <w:r>
        <w:rPr/>
        <w:t xml:space="preserve">This Quick Start reference deployment guide provides step-by-step instructions for deploying a Dell Boomi Molecule cluster on the AWS Cloud. </w:t>
      </w:r>
    </w:p>
    <w:p>
      <w:pPr>
        <w:pStyle w:val="Normal"/>
        <w:rPr/>
      </w:pPr>
      <w:bookmarkStart w:id="3" w:name="_heading=h.1fob9te"/>
      <w:bookmarkEnd w:id="3"/>
      <w:r>
        <w:rPr>
          <w:color w:val="333333"/>
        </w:rPr>
        <w:t xml:space="preserve">This Quick Start is for users who </w:t>
      </w:r>
      <w:r>
        <w:rPr/>
        <w:t xml:space="preserve">are looking for an integration platform as a service (iPaaS) that can be hosted on AWS. This Quick Start enables you to deploy a Dell Boomi Molecule cluster on AWS and administer it through the </w:t>
      </w:r>
      <w:hyperlink r:id="rId6">
        <w:r>
          <w:rPr>
            <w:rStyle w:val="InternetLink"/>
          </w:rPr>
          <w:t>Dell Boomi AtomSphere platform</w:t>
        </w:r>
      </w:hyperlink>
      <w:r>
        <w:rPr/>
        <w:t>.</w:t>
      </w:r>
    </w:p>
    <w:p>
      <w:pPr>
        <w:pStyle w:val="Heading2"/>
        <w:rPr/>
      </w:pPr>
      <w:bookmarkStart w:id="4" w:name="_Toc20823816"/>
      <w:r>
        <w:rPr/>
        <w:t>Dell Boomi on AWS</w:t>
      </w:r>
      <w:bookmarkEnd w:id="4"/>
      <w:r>
        <w:rPr/>
        <w:t xml:space="preserve"> </w:t>
      </w:r>
    </w:p>
    <w:p>
      <w:pPr>
        <w:pStyle w:val="Normal"/>
        <w:rPr/>
      </w:pPr>
      <w:r>
        <w:rPr/>
        <w:t>Dell Boomi service is a minimal-code, cloud-based iPaaS that enables customers to design, deploy, manage, and govern all of their data across their hybrid and software as a service (SaaS) applications by connecting and integrating external application data with AWS services such as Amazon Simple Storage Service (Amazon S3), Amazon Simple Notification Service (Amazon SNS), Amazon Relational Database Service (Amazon RDS), and Amazon Redshift using Dell Boomi’s point-and-click graphical interface.</w:t>
      </w:r>
    </w:p>
    <w:p>
      <w:pPr>
        <w:pStyle w:val="Normal"/>
        <w:rPr/>
      </w:pPr>
      <w:r>
        <w:rPr/>
        <w:t>The Dell Boomi Molecule is a single-tenant, clustered runtime that runs separately from the platform, enabling multiple processes to run concurrently. The enterprise-grade version of a Boomi Atom runtime, the Boomi Molecule can be deployed across multiple servers to enhance load balancing and ensure high availability for mission-critical integration processes.</w:t>
      </w:r>
    </w:p>
    <w:p>
      <w:pPr>
        <w:pStyle w:val="Heading2"/>
        <w:rPr/>
      </w:pPr>
      <w:bookmarkStart w:id="5" w:name="_Toc20823817"/>
      <w:r>
        <w:rPr/>
        <w:t>Cost and licenses</w:t>
      </w:r>
      <w:bookmarkEnd w:id="5"/>
    </w:p>
    <w:p>
      <w:pPr>
        <w:pStyle w:val="Normal"/>
        <w:rPr/>
      </w:pPr>
      <w:r>
        <w:rPr/>
        <w:t>You are responsible for the cost of the AWS services used while running this Quick Start reference deployment. There is no additional cost for using the Quick Start.</w:t>
      </w:r>
    </w:p>
    <w:p>
      <w:pPr>
        <w:pStyle w:val="Normal"/>
        <w:rPr/>
      </w:pPr>
      <w:r>
        <w:rPr/>
        <w:t>The AWS CloudFormation template for this Quick Start includes configuration parameters that you can customize. Some of these settings, such as instance type, will affect the cost of deployment. For cost estimates, see the pricing pages for each AWS service you will be using. Prices are subject to change.</w:t>
      </w:r>
    </w:p>
    <w:p>
      <w:pPr>
        <w:pStyle w:val="Note"/>
        <w:shd w:val="clear" w:fill="F2F2F2"/>
        <w:rPr>
          <w:color w:val="000000"/>
        </w:rPr>
      </w:pPr>
      <w:r>
        <w:rPr>
          <w:b/>
          <w:color w:val="000000"/>
        </w:rPr>
        <w:t>Tip</w:t>
      </w:r>
      <w:r>
        <w:rPr>
          <w:color w:val="000000"/>
        </w:rPr>
        <w:t xml:space="preserve">    After you deploy the Quick Start, we recommend that you enable the </w:t>
      </w:r>
      <w:hyperlink r:id="rId7">
        <w:r>
          <w:rPr>
            <w:color w:val="0000FF"/>
            <w:u w:val="single"/>
          </w:rPr>
          <w:t>AWS Cost and Usage Report</w:t>
        </w:r>
      </w:hyperlink>
      <w:r>
        <w:rPr>
          <w:color w:val="000000"/>
        </w:rPr>
        <w:t xml:space="preserve"> to track costs associated with the Quick Start. This report delivers billing metrics to an S3 bucket in your account. It provides cost estimates based on usage throughout each month, and finalizes the data at the end of the month. For more information about the report, see the </w:t>
      </w:r>
      <w:hyperlink r:id="rId8">
        <w:r>
          <w:rPr>
            <w:color w:val="0000FF"/>
            <w:u w:val="single"/>
          </w:rPr>
          <w:t>AWS documentation</w:t>
        </w:r>
      </w:hyperlink>
      <w:r>
        <w:rPr>
          <w:color w:val="000000"/>
        </w:rPr>
        <w:t>.</w:t>
      </w:r>
    </w:p>
    <w:p>
      <w:pPr>
        <w:pStyle w:val="Normal"/>
        <w:rPr/>
      </w:pPr>
      <w:r>
        <w:rPr/>
        <w:t>This Quick Start requires an account with Dell Boomi. The Dell Boomi account used to stage this Quick Start will determine the licensing model that applies.</w:t>
      </w:r>
      <w:bookmarkStart w:id="6" w:name="_Toc2671245"/>
      <w:r>
        <w:rPr/>
        <w:t xml:space="preserve"> To get started, sign up for the </w:t>
      </w:r>
      <w:hyperlink r:id="rId9">
        <w:r>
          <w:rPr>
            <w:rStyle w:val="InternetLink"/>
          </w:rPr>
          <w:t>Free Trial</w:t>
        </w:r>
      </w:hyperlink>
      <w:r>
        <w:rPr/>
        <w:t xml:space="preserve">. You will then receive a call from a Boomi Sales Engineer, who will enable access to Boomi Molecule. </w:t>
      </w:r>
    </w:p>
    <w:p>
      <w:pPr>
        <w:pStyle w:val="Heading1"/>
        <w:rPr/>
      </w:pPr>
      <w:bookmarkStart w:id="7" w:name="_Toc20823818"/>
      <w:r>
        <w:rPr/>
        <w:t>Architecture</w:t>
      </w:r>
      <w:bookmarkEnd w:id="6"/>
      <w:bookmarkEnd w:id="7"/>
    </w:p>
    <w:p>
      <w:pPr>
        <w:pStyle w:val="Normal"/>
        <w:rPr/>
      </w:pPr>
      <w:r>
        <w:rPr/>
        <w:t xml:space="preserve">Deploying this Quick Start for a new virtual private cloud (VPC) with </w:t>
      </w:r>
      <w:r>
        <w:rPr>
          <w:b/>
        </w:rPr>
        <w:t>default parameters</w:t>
      </w:r>
      <w:r>
        <w:rPr/>
        <w:t xml:space="preserve"> builds the following Dell Boomi</w:t>
      </w:r>
      <w:r>
        <w:rPr>
          <w:color w:val="C00000"/>
        </w:rPr>
        <w:t xml:space="preserve"> </w:t>
      </w:r>
      <w:r>
        <w:rPr/>
        <w:t>environment in the AWS Cloud.</w:t>
      </w:r>
    </w:p>
    <w:p>
      <w:pPr>
        <w:pStyle w:val="Picture"/>
        <w:rPr/>
      </w:pPr>
      <w:r>
        <w:rPr/>
        <w:drawing>
          <wp:inline distT="0" distB="0" distL="0" distR="0">
            <wp:extent cx="6172200" cy="4102735"/>
            <wp:effectExtent l="0" t="0" r="0" b="0"/>
            <wp:docPr id="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
                    <pic:cNvPicPr>
                      <a:picLocks noChangeAspect="1" noChangeArrowheads="1"/>
                    </pic:cNvPicPr>
                  </pic:nvPicPr>
                  <pic:blipFill>
                    <a:blip r:embed="rId10"/>
                    <a:stretch>
                      <a:fillRect/>
                    </a:stretch>
                  </pic:blipFill>
                  <pic:spPr bwMode="auto">
                    <a:xfrm>
                      <a:off x="0" y="0"/>
                      <a:ext cx="6172200" cy="4102735"/>
                    </a:xfrm>
                    <a:prstGeom prst="rect">
                      <a:avLst/>
                    </a:prstGeom>
                  </pic:spPr>
                </pic:pic>
              </a:graphicData>
            </a:graphic>
          </wp:inline>
        </w:drawing>
      </w:r>
    </w:p>
    <w:p>
      <w:pPr>
        <w:pStyle w:val="Normal"/>
        <w:spacing w:lineRule="auto" w:line="240" w:before="0" w:after="400"/>
        <w:jc w:val="center"/>
        <w:rPr>
          <w:b/>
          <w:b/>
          <w:color w:val="4F81BD"/>
          <w:sz w:val="20"/>
          <w:szCs w:val="20"/>
        </w:rPr>
      </w:pPr>
      <w:r>
        <w:rPr>
          <w:b/>
          <w:color w:val="4F81BD"/>
          <w:sz w:val="20"/>
          <w:szCs w:val="20"/>
        </w:rPr>
        <w:t>Figure 1: Quick Start architecture for Dell Boomi on AWS</w:t>
      </w:r>
    </w:p>
    <w:p>
      <w:pPr>
        <w:pStyle w:val="Normal"/>
        <w:spacing w:before="0" w:after="140"/>
        <w:rPr/>
      </w:pPr>
      <w:r>
        <w:rPr/>
        <w:t>The Quick Start sets up the following:</w:t>
      </w:r>
    </w:p>
    <w:p>
      <w:pPr>
        <w:pStyle w:val="Normal"/>
        <w:numPr>
          <w:ilvl w:val="0"/>
          <w:numId w:val="1"/>
        </w:numPr>
        <w:spacing w:lineRule="auto" w:line="240" w:before="0" w:after="140"/>
        <w:rPr>
          <w:rFonts w:ascii="Times New Roman" w:hAnsi="Times New Roman"/>
          <w:color w:val="000000"/>
        </w:rPr>
      </w:pPr>
      <w:r>
        <w:rPr/>
        <w:t>A highly available architecture that spans two Availability Zones.*</w:t>
      </w:r>
    </w:p>
    <w:p>
      <w:pPr>
        <w:pStyle w:val="Normal"/>
        <w:numPr>
          <w:ilvl w:val="0"/>
          <w:numId w:val="1"/>
        </w:numPr>
        <w:spacing w:lineRule="auto" w:line="240" w:before="0" w:after="140"/>
        <w:rPr/>
      </w:pPr>
      <w:r>
        <w:rPr/>
        <w:t>A VPC configured with public and private subnets according to AWS best practices, to provide you with your own virtual network on AWS.*</w:t>
      </w:r>
    </w:p>
    <w:p>
      <w:pPr>
        <w:pStyle w:val="Normal"/>
        <w:numPr>
          <w:ilvl w:val="0"/>
          <w:numId w:val="1"/>
        </w:numPr>
        <w:spacing w:lineRule="auto" w:line="240" w:before="0" w:after="140"/>
        <w:rPr/>
      </w:pPr>
      <w:r>
        <w:rPr/>
        <w:t xml:space="preserve">A </w:t>
      </w:r>
      <w:del w:id="9" w:author="Unknown Author" w:date="2020-07-01T14:28:51Z">
        <w:r>
          <w:rPr/>
          <w:delText>Classic</w:delText>
        </w:r>
      </w:del>
      <w:ins w:id="10" w:author="Unknown Author" w:date="2020-07-01T14:28:52Z">
        <w:r>
          <w:rPr/>
          <w:t>Application</w:t>
        </w:r>
      </w:ins>
      <w:r>
        <w:rPr/>
        <w:t xml:space="preserve"> Load Balancer.</w:t>
      </w:r>
    </w:p>
    <w:p>
      <w:pPr>
        <w:pStyle w:val="Normal"/>
        <w:numPr>
          <w:ilvl w:val="0"/>
          <w:numId w:val="1"/>
        </w:numPr>
        <w:spacing w:lineRule="auto" w:line="240" w:before="0" w:after="140"/>
        <w:rPr/>
      </w:pPr>
      <w:r>
        <w:rPr/>
        <w:t>In the public subnets:</w:t>
      </w:r>
    </w:p>
    <w:p>
      <w:pPr>
        <w:pStyle w:val="ListBullet2"/>
        <w:numPr>
          <w:ilvl w:val="0"/>
          <w:numId w:val="2"/>
        </w:numPr>
        <w:rPr/>
      </w:pPr>
      <w:r>
        <w:rPr/>
        <w:t>Managed NAT gateways to allow outbound internet access for resources in the private subnets.*</w:t>
      </w:r>
    </w:p>
    <w:p>
      <w:pPr>
        <w:pStyle w:val="ListBullet2"/>
        <w:numPr>
          <w:ilvl w:val="0"/>
          <w:numId w:val="2"/>
        </w:numPr>
        <w:rPr/>
      </w:pPr>
      <w:r>
        <w:rPr/>
        <w:t>A Linux bastion host in an Auto Scaling group to allow inbound Secure Shell (SSH) access to Amazon Elastic Compute Cloud (Amazon EC2) instances in public and private subnets, with Amazon CloudWatch for monitoring.</w:t>
      </w:r>
    </w:p>
    <w:p>
      <w:pPr>
        <w:pStyle w:val="Normal"/>
        <w:numPr>
          <w:ilvl w:val="0"/>
          <w:numId w:val="1"/>
        </w:numPr>
        <w:spacing w:lineRule="auto" w:line="240" w:before="0" w:after="140"/>
        <w:rPr/>
      </w:pPr>
      <w:r>
        <w:rPr/>
        <w:t>In the private subnets:</w:t>
      </w:r>
    </w:p>
    <w:p>
      <w:pPr>
        <w:pStyle w:val="ListBullet2"/>
        <w:numPr>
          <w:ilvl w:val="0"/>
          <w:numId w:val="2"/>
        </w:numPr>
        <w:rPr/>
      </w:pPr>
      <w:r>
        <w:rPr/>
        <w:t>Four Amazon EC2 instances with the Dell Boomi Molecule software installed, two in each Availability Zone.</w:t>
      </w:r>
    </w:p>
    <w:p>
      <w:pPr>
        <w:pStyle w:val="ListBullet2"/>
        <w:numPr>
          <w:ilvl w:val="0"/>
          <w:numId w:val="2"/>
        </w:numPr>
        <w:rPr/>
      </w:pPr>
      <w:r>
        <w:rPr/>
        <w:t>Amazon Elastic File System (Amazon EFS) deployed in the Region. Two Amazon EFS mount points are created also, one in each Availability Zone.</w:t>
      </w:r>
    </w:p>
    <w:p>
      <w:pPr>
        <w:pStyle w:val="Normal"/>
        <w:spacing w:before="280" w:after="280"/>
        <w:rPr/>
      </w:pPr>
      <w:r>
        <w:rPr>
          <w:b/>
        </w:rPr>
        <w:t>*</w:t>
      </w:r>
      <w:r>
        <w:rPr/>
        <w:t xml:space="preserve"> The template that deploys the Quick Start into an existing VPC skips the components marked by asterisks and prompts you for your existing VPC configuration.</w:t>
      </w:r>
    </w:p>
    <w:p>
      <w:pPr>
        <w:pStyle w:val="Heading1"/>
        <w:rPr/>
      </w:pPr>
      <w:bookmarkStart w:id="8" w:name="_Toc20823819"/>
      <w:r>
        <w:rPr/>
        <w:t>Planning the deployment</w:t>
      </w:r>
      <w:bookmarkEnd w:id="8"/>
    </w:p>
    <w:p>
      <w:pPr>
        <w:pStyle w:val="Heading2"/>
        <w:spacing w:before="140" w:after="100"/>
        <w:rPr/>
      </w:pPr>
      <w:bookmarkStart w:id="9" w:name="_Toc20823820"/>
      <w:r>
        <w:rPr/>
        <w:t>Specialized knowledge</w:t>
      </w:r>
      <w:bookmarkEnd w:id="9"/>
    </w:p>
    <w:p>
      <w:pPr>
        <w:pStyle w:val="Normal"/>
        <w:rPr/>
      </w:pPr>
      <w:bookmarkStart w:id="10" w:name="_heading=h.4d34og8"/>
      <w:bookmarkEnd w:id="10"/>
      <w:r>
        <w:rPr/>
        <w:t xml:space="preserve">This Quick Start assumes familiarity with basic concepts of networking, bastion hosts, volume sizing, and compute performance. It also assumes familiarity with the Dell Boomi variables that are required when deploying a Molecule cluster. These variables include </w:t>
      </w:r>
      <w:r>
        <w:rPr>
          <w:rStyle w:val="CodeInline"/>
        </w:rPr>
        <w:t>Molecule Name</w:t>
      </w:r>
      <w:r>
        <w:rPr/>
        <w:t xml:space="preserve">, </w:t>
      </w:r>
      <w:r>
        <w:rPr>
          <w:rStyle w:val="CodeInline"/>
        </w:rPr>
        <w:t>Local Path</w:t>
      </w:r>
      <w:r>
        <w:rPr/>
        <w:t xml:space="preserve">, </w:t>
      </w:r>
      <w:r>
        <w:rPr>
          <w:rStyle w:val="CodeInline"/>
        </w:rPr>
        <w:t>Local Temp Path</w:t>
      </w:r>
      <w:r>
        <w:rPr/>
        <w:t xml:space="preserve">, </w:t>
      </w:r>
      <w:r>
        <w:rPr>
          <w:rStyle w:val="CodeInline"/>
        </w:rPr>
        <w:t>Account Id</w:t>
      </w:r>
      <w:r>
        <w:rPr/>
        <w:t xml:space="preserve">, </w:t>
      </w:r>
      <w:r>
        <w:rPr>
          <w:rStyle w:val="CodeInline"/>
        </w:rPr>
        <w:t>Account Name</w:t>
      </w:r>
      <w:r>
        <w:rPr/>
        <w:t xml:space="preserve">, and </w:t>
      </w:r>
      <w:r>
        <w:rPr>
          <w:rStyle w:val="CodeInline"/>
        </w:rPr>
        <w:t>Account Password</w:t>
      </w:r>
      <w:r>
        <w:rPr/>
        <w:t xml:space="preserve">. </w:t>
      </w:r>
      <w:ins w:id="11" w:author="Unknown Author" w:date="2020-07-01T14:33:05Z">
        <w:r>
          <w:rPr/>
          <w:t xml:space="preserve">If you don’t have have an Account Name or Password, you can enter an installation token provided by your system administrator into the ‘Boomi MFA install token’ field. If you are an administrator, see the </w:t>
        </w:r>
      </w:ins>
      <w:ins w:id="12" w:author="Unknown Author" w:date="2020-07-13T09:53:49Z">
        <w:r>
          <w:rPr/>
          <w:t>‘Create an Installation Token’ sectio</w:t>
        </w:r>
      </w:ins>
      <w:ins w:id="13" w:author="Unknown Author" w:date="2020-07-13T09:54:00Z">
        <w:r>
          <w:rPr/>
          <w:t>n in this guide.</w:t>
        </w:r>
      </w:ins>
      <w:ins w:id="14" w:author="Unknown Author" w:date="2020-07-01T14:33:05Z">
        <w:r>
          <w:rPr/>
          <w:t xml:space="preserve"> </w:t>
        </w:r>
      </w:ins>
      <w:ins w:id="15" w:author="Unknown Author" w:date="2020-07-20T21:55:54Z">
        <w:r>
          <w:rPr/>
          <w:t>You will also need an API</w:t>
        </w:r>
      </w:ins>
      <w:ins w:id="16" w:author="Unknown Author" w:date="2020-07-20T21:56:00Z">
        <w:r>
          <w:rPr/>
          <w:t xml:space="preserve"> Token with this installation method. See the steps later in the document on how to create both of these. </w:t>
        </w:r>
      </w:ins>
      <w:r>
        <w:rPr/>
        <w:t xml:space="preserve">This Quick Start follows the patterns for Unattended Dell Boomi Molecule deployments found in the </w:t>
      </w:r>
      <w:hyperlink r:id="rId11">
        <w:r>
          <w:rPr>
            <w:rStyle w:val="InternetLink"/>
          </w:rPr>
          <w:t>Dell Boomi User Guide</w:t>
        </w:r>
      </w:hyperlink>
      <w:r>
        <w:rPr/>
        <w:t>.</w:t>
      </w:r>
    </w:p>
    <w:p>
      <w:pPr>
        <w:pStyle w:val="Normal"/>
        <w:rPr/>
      </w:pPr>
      <w:r>
        <w:rPr/>
        <w:t xml:space="preserve">This deployment guide also requires a moderate level of familiarity with AWS services. If you’re new to AWS, visit the </w:t>
      </w:r>
      <w:hyperlink r:id="rId12">
        <w:r>
          <w:rPr>
            <w:color w:val="0000FF"/>
            <w:u w:val="single"/>
          </w:rPr>
          <w:t>Getting Started Resource Center</w:t>
        </w:r>
      </w:hyperlink>
      <w:r>
        <w:rPr/>
        <w:t xml:space="preserve"> and the </w:t>
      </w:r>
      <w:hyperlink r:id="rId13">
        <w:r>
          <w:rPr>
            <w:color w:val="0000FF"/>
            <w:u w:val="single"/>
          </w:rPr>
          <w:t>AWS Training and Certification website</w:t>
        </w:r>
      </w:hyperlink>
      <w:r>
        <w:rPr/>
        <w:t xml:space="preserve"> for materials and programs that can help you develop the skills to design, deploy, and operate your infrastructure and applications on the AWS Cloud.</w:t>
      </w:r>
    </w:p>
    <w:p>
      <w:pPr>
        <w:pStyle w:val="Heading2"/>
        <w:rPr/>
      </w:pPr>
      <w:bookmarkStart w:id="11" w:name="_Toc20823821"/>
      <w:r>
        <w:rPr/>
        <w:t>AWS account</w:t>
      </w:r>
      <w:bookmarkEnd w:id="11"/>
    </w:p>
    <w:p>
      <w:pPr>
        <w:pStyle w:val="Normal"/>
        <w:rPr/>
      </w:pPr>
      <w:r>
        <w:rPr/>
        <w:t xml:space="preserve">If you don’t already have an AWS account, create one at </w:t>
      </w:r>
      <w:hyperlink r:id="rId14">
        <w:r>
          <w:rPr>
            <w:color w:val="0000FF"/>
            <w:u w:val="single"/>
          </w:rPr>
          <w:t>https://aws.amazon.com</w:t>
        </w:r>
      </w:hyperlink>
      <w:r>
        <w:rPr/>
        <w:t xml:space="preserve"> by following the on-screen instructions. Part of the sign-up process involves receiving a phone call and entering a PIN using the phone keypad.</w:t>
      </w:r>
    </w:p>
    <w:p>
      <w:pPr>
        <w:pStyle w:val="Normal"/>
        <w:rPr>
          <w:highlight w:val="white"/>
        </w:rPr>
      </w:pPr>
      <w:r>
        <w:rPr>
          <w:highlight w:val="white"/>
        </w:rPr>
        <w:t>Your AWS account is automatically signed up for all AWS services. You are charged only for the services you use.</w:t>
      </w:r>
    </w:p>
    <w:p>
      <w:pPr>
        <w:pStyle w:val="Heading2"/>
        <w:rPr/>
      </w:pPr>
      <w:bookmarkStart w:id="12" w:name="_Toc20823822"/>
      <w:r>
        <w:rPr/>
        <w:t>Technical requirements</w:t>
      </w:r>
      <w:bookmarkEnd w:id="12"/>
    </w:p>
    <w:p>
      <w:pPr>
        <w:pStyle w:val="Normal"/>
        <w:rPr/>
      </w:pPr>
      <w:r>
        <w:rPr/>
        <w:t xml:space="preserve">Before you launch the Quick Start, your account must be configured as specified in the following table. Otherwise, deployment might fail. </w:t>
      </w:r>
    </w:p>
    <w:p>
      <w:pPr>
        <w:pStyle w:val="Normal"/>
        <w:spacing w:lineRule="auto" w:line="240"/>
        <w:rPr/>
      </w:pPr>
      <w:r>
        <w:rPr/>
      </w:r>
      <w:r>
        <w:br w:type="page"/>
      </w:r>
    </w:p>
    <w:tbl>
      <w:tblPr>
        <w:tblStyle w:val="19"/>
        <w:tblW w:w="9196" w:type="dxa"/>
        <w:jc w:val="left"/>
        <w:tblInd w:w="175" w:type="dxa"/>
        <w:shd w:fill="EDF2F8" w:val="clear"/>
        <w:tblCellMar>
          <w:top w:w="55" w:type="dxa"/>
          <w:left w:w="55" w:type="dxa"/>
          <w:bottom w:w="55" w:type="dxa"/>
          <w:right w:w="55" w:type="dxa"/>
        </w:tblCellMar>
        <w:tblLook w:noVBand="1" w:val="04a0" w:noHBand="0" w:lastColumn="0" w:firstColumn="1" w:lastRow="0" w:firstRow="1"/>
      </w:tblPr>
      <w:tblGrid>
        <w:gridCol w:w="1978"/>
        <w:gridCol w:w="7217"/>
      </w:tblGrid>
      <w:tr>
        <w:trPr>
          <w:cnfStyle w:val="100000000000" w:firstRow="1" w:lastRow="0" w:firstColumn="0" w:lastColumn="0" w:oddVBand="0" w:evenVBand="0" w:oddHBand="0" w:evenHBand="0" w:firstRowFirstColumn="0" w:firstRowLastColumn="0" w:lastRowFirstColumn="0" w:lastRowLastColumn="0"/>
        </w:trPr>
        <w:tc>
          <w:tcPr>
            <w:tcW w:w="1978" w:type="dxa"/>
            <w:cnfStyle w:val="001000000000" w:firstRow="0" w:lastRow="0" w:firstColumn="1" w:lastColumn="0" w:oddVBand="0" w:evenVBand="0" w:oddHBand="0" w:evenHBand="0" w:firstRowFirstColumn="0" w:firstRowLastColumn="0" w:lastRowFirstColumn="0" w:lastRowLastColumn="0"/>
            <w:tcBorders>
              <w:top w:val="single" w:sz="4" w:space="0" w:color="000000"/>
              <w:left w:val="single" w:sz="4" w:space="0" w:color="000000"/>
              <w:bottom w:val="single" w:sz="4" w:space="0" w:color="000000"/>
            </w:tcBorders>
            <w:shd w:fill="EDF2F8" w:val="clear"/>
          </w:tcPr>
          <w:p>
            <w:pPr>
              <w:pStyle w:val="Tabletext"/>
              <w:pageBreakBefore/>
              <w:spacing w:before="60" w:after="60"/>
              <w:jc w:val="left"/>
              <w:rPr>
                <w:rFonts w:ascii="Georgia" w:hAnsi="Georgia"/>
                <w:b w:val="false"/>
                <w:b w:val="false"/>
                <w:szCs w:val="18"/>
              </w:rPr>
            </w:pPr>
            <w:hyperlink r:id="rId15">
              <w:r>
                <w:rPr>
                  <w:rStyle w:val="InternetLink"/>
                  <w:rFonts w:ascii="Arial" w:hAnsi="Arial"/>
                  <w:b/>
                  <w:bCs w:val="false"/>
                  <w:i w:val="false"/>
                  <w:iCs w:val="false"/>
                  <w:strike w:val="false"/>
                  <w:dstrike w:val="false"/>
                  <w:outline w:val="false"/>
                  <w:shadow w:val="false"/>
                  <w:color w:val="000000"/>
                  <w:sz w:val="24"/>
                  <w:szCs w:val="18"/>
                  <w:u w:val="none"/>
                </w:rPr>
                <w:t>Resources</w:t>
              </w:r>
            </w:hyperlink>
          </w:p>
        </w:tc>
        <w:tc>
          <w:tcPr>
            <w:tcW w:w="7217" w:type="dxa"/>
            <w:tcBorders>
              <w:top w:val="single" w:sz="4" w:space="0" w:color="000000"/>
              <w:left w:val="single" w:sz="4" w:space="0" w:color="000000"/>
              <w:bottom w:val="single" w:sz="4" w:space="0" w:color="000000"/>
              <w:right w:val="single" w:sz="4" w:space="0" w:color="000000"/>
            </w:tcBorders>
            <w:shd w:fill="EDF2F8" w:val="clear"/>
          </w:tcPr>
          <w:p>
            <w:pPr>
              <w:pStyle w:val="Tabletext"/>
              <w:spacing w:before="60" w:after="60"/>
              <w:jc w:val="left"/>
              <w:cnfStyle w:val="100000000000" w:firstRow="1" w:lastRow="0" w:firstColumn="0" w:lastColumn="0" w:oddVBand="0" w:evenVBand="0" w:oddHBand="0" w:evenHBand="0" w:firstRowFirstColumn="0" w:firstRowLastColumn="0" w:lastRowFirstColumn="0" w:lastRowLastColumn="0"/>
              <w:rPr>
                <w:rFonts w:ascii="Georgia" w:hAnsi="Georgia"/>
                <w:b w:val="false"/>
                <w:b w:val="false"/>
                <w:szCs w:val="18"/>
              </w:rPr>
            </w:pPr>
            <w:r>
              <w:rPr>
                <w:rFonts w:ascii="Arial" w:hAnsi="Arial"/>
                <w:b/>
                <w:bCs w:val="false"/>
                <w:i w:val="false"/>
                <w:iCs w:val="false"/>
                <w:strike w:val="false"/>
                <w:dstrike w:val="false"/>
                <w:outline w:val="false"/>
                <w:shadow w:val="false"/>
                <w:color w:val="000000"/>
                <w:sz w:val="24"/>
                <w:szCs w:val="18"/>
                <w:u w:val="none"/>
              </w:rPr>
              <w:t xml:space="preserve">If necessary, request </w:t>
            </w:r>
            <w:r>
              <w:fldChar w:fldCharType="begin"/>
            </w:r>
            <w:r>
              <w:rPr>
                <w:rStyle w:val="InternetLink"/>
                <w:outline w:val="false"/>
                <w:dstrike w:val="false"/>
                <w:strike w:val="false"/>
                <w:sz w:val="24"/>
                <w:i w:val="false"/>
                <w:shadow w:val="false"/>
                <w:u w:val="none"/>
                <w:b/>
                <w:szCs w:val="18"/>
                <w:iCs w:val="false"/>
                <w:bCs w:val="false"/>
                <w:rFonts w:ascii="Arial" w:hAnsi="Arial"/>
                <w:color w:val="262626"/>
              </w:rPr>
              <w:instrText> HYPERLINK "https://console.aws.amazon.com/support/home" \l "/case/create?issueType=service-limit-increase&amp;limitType=service-code-"</w:instrText>
            </w:r>
            <w:r>
              <w:rPr>
                <w:rStyle w:val="InternetLink"/>
                <w:outline w:val="false"/>
                <w:dstrike w:val="false"/>
                <w:strike w:val="false"/>
                <w:sz w:val="24"/>
                <w:i w:val="false"/>
                <w:shadow w:val="false"/>
                <w:u w:val="none"/>
                <w:b/>
                <w:szCs w:val="18"/>
                <w:iCs w:val="false"/>
                <w:bCs w:val="false"/>
                <w:rFonts w:ascii="Arial" w:hAnsi="Arial"/>
                <w:color w:val="262626"/>
              </w:rPr>
              <w:fldChar w:fldCharType="separate"/>
            </w:r>
            <w:r>
              <w:rPr>
                <w:rStyle w:val="InternetLink"/>
                <w:rFonts w:ascii="Arial" w:hAnsi="Arial"/>
                <w:b/>
                <w:bCs w:val="false"/>
                <w:i w:val="false"/>
                <w:iCs w:val="false"/>
                <w:strike w:val="false"/>
                <w:dstrike w:val="false"/>
                <w:outline w:val="false"/>
                <w:shadow w:val="false"/>
                <w:color w:val="262626" w:themeColor="text1" w:themeTint="d9"/>
                <w:sz w:val="24"/>
                <w:szCs w:val="18"/>
                <w:u w:val="none"/>
              </w:rPr>
              <w:t>service limit increases</w:t>
            </w:r>
            <w:r>
              <w:rPr>
                <w:rStyle w:val="InternetLink"/>
                <w:outline w:val="false"/>
                <w:dstrike w:val="false"/>
                <w:strike w:val="false"/>
                <w:sz w:val="24"/>
                <w:i w:val="false"/>
                <w:shadow w:val="false"/>
                <w:u w:val="none"/>
                <w:b/>
                <w:szCs w:val="18"/>
                <w:iCs w:val="false"/>
                <w:bCs w:val="false"/>
                <w:rFonts w:ascii="Arial" w:hAnsi="Arial"/>
                <w:color w:val="262626"/>
              </w:rPr>
              <w:fldChar w:fldCharType="end"/>
            </w:r>
            <w:r>
              <w:rPr>
                <w:rFonts w:ascii="Arial" w:hAnsi="Arial"/>
                <w:b/>
                <w:bCs w:val="false"/>
                <w:i w:val="false"/>
                <w:iCs w:val="false"/>
                <w:strike w:val="false"/>
                <w:dstrike w:val="false"/>
                <w:outline w:val="false"/>
                <w:shadow w:val="false"/>
                <w:color w:val="000000"/>
                <w:sz w:val="24"/>
                <w:szCs w:val="18"/>
                <w:u w:val="none"/>
              </w:rPr>
              <w:t xml:space="preserve"> for the following resources. You might need to do this if you already have an existing deployment that uses these resources, and you think you might exceed the default limits with this deployment. For default limits, see the </w:t>
            </w:r>
            <w:hyperlink r:id="rId16">
              <w:r>
                <w:rPr>
                  <w:rStyle w:val="InternetLink"/>
                  <w:rFonts w:ascii="Arial" w:hAnsi="Arial"/>
                  <w:b/>
                  <w:bCs w:val="false"/>
                  <w:i w:val="false"/>
                  <w:iCs w:val="false"/>
                  <w:strike w:val="false"/>
                  <w:dstrike w:val="false"/>
                  <w:outline w:val="false"/>
                  <w:shadow w:val="false"/>
                  <w:color w:val="262626" w:themeColor="text1" w:themeTint="d9"/>
                  <w:sz w:val="24"/>
                  <w:szCs w:val="18"/>
                  <w:u w:val="none"/>
                </w:rPr>
                <w:t>AWS documentation</w:t>
              </w:r>
            </w:hyperlink>
            <w:r>
              <w:rPr>
                <w:rFonts w:ascii="Arial" w:hAnsi="Arial"/>
                <w:b/>
                <w:bCs w:val="false"/>
                <w:i w:val="false"/>
                <w:iCs w:val="false"/>
                <w:strike w:val="false"/>
                <w:dstrike w:val="false"/>
                <w:outline w:val="false"/>
                <w:shadow w:val="false"/>
                <w:color w:val="000000"/>
                <w:sz w:val="24"/>
                <w:szCs w:val="18"/>
                <w:u w:val="none"/>
              </w:rPr>
              <w:t>.</w:t>
            </w:r>
          </w:p>
          <w:p>
            <w:pPr>
              <w:pStyle w:val="Tabletext"/>
              <w:jc w:val="left"/>
              <w:cnfStyle w:val="100000000000" w:firstRow="1" w:lastRow="0" w:firstColumn="0" w:lastColumn="0" w:oddVBand="0" w:evenVBand="0" w:oddHBand="0" w:evenHBand="0" w:firstRowFirstColumn="0" w:firstRowLastColumn="0" w:lastRowFirstColumn="0" w:lastRowLastColumn="0"/>
              <w:rPr>
                <w:rFonts w:ascii="Georgia" w:hAnsi="Georgia"/>
                <w:b w:val="false"/>
                <w:b w:val="false"/>
                <w:szCs w:val="18"/>
              </w:rPr>
            </w:pPr>
            <w:hyperlink r:id="rId17">
              <w:r>
                <w:rPr>
                  <w:rStyle w:val="InternetLink"/>
                  <w:rFonts w:eastAsia="" w:ascii="Arial" w:hAnsi="Arial" w:eastAsiaTheme="majorEastAsia"/>
                  <w:b/>
                  <w:bCs w:val="false"/>
                  <w:i w:val="false"/>
                  <w:iCs w:val="false"/>
                  <w:strike w:val="false"/>
                  <w:dstrike w:val="false"/>
                  <w:outline w:val="false"/>
                  <w:shadow w:val="false"/>
                  <w:color w:val="262626" w:themeColor="text1" w:themeTint="d9"/>
                  <w:sz w:val="24"/>
                  <w:szCs w:val="18"/>
                  <w:u w:val="none"/>
                </w:rPr>
                <w:t>AWS Trusted Advisor</w:t>
              </w:r>
            </w:hyperlink>
            <w:r>
              <w:rPr>
                <w:rFonts w:ascii="Arial" w:hAnsi="Arial"/>
                <w:b/>
                <w:bCs w:val="false"/>
                <w:i w:val="false"/>
                <w:iCs w:val="false"/>
                <w:strike w:val="false"/>
                <w:dstrike w:val="false"/>
                <w:outline w:val="false"/>
                <w:shadow w:val="false"/>
                <w:color w:val="000000"/>
                <w:sz w:val="24"/>
                <w:szCs w:val="18"/>
                <w:u w:val="none"/>
              </w:rPr>
              <w:t xml:space="preserve"> offers a service limits check that displays your usage and limits for some aspects of some services. </w:t>
            </w:r>
          </w:p>
          <w:tbl>
            <w:tblPr>
              <w:tblStyle w:val="AWS"/>
              <w:tblW w:w="5151" w:type="dxa"/>
              <w:jc w:val="left"/>
              <w:tblInd w:w="0" w:type="dxa"/>
              <w:tblCellMar>
                <w:top w:w="0" w:type="dxa"/>
                <w:left w:w="108" w:type="dxa"/>
                <w:bottom w:w="0" w:type="dxa"/>
                <w:right w:w="108" w:type="dxa"/>
              </w:tblCellMar>
              <w:tblLook w:noVBand="1" w:val="04a0" w:noHBand="0" w:lastColumn="0" w:firstColumn="1" w:lastRow="0" w:firstRow="1"/>
            </w:tblPr>
            <w:tblGrid>
              <w:gridCol w:w="2376"/>
              <w:gridCol w:w="2774"/>
            </w:tblGrid>
            <w:tr>
              <w:trPr>
                <w:tblHeader w:val="true"/>
                <w:cnfStyle w:val="100000000000" w:firstRow="1" w:lastRow="0" w:firstColumn="0" w:lastColumn="0" w:oddVBand="0" w:evenVBand="0" w:oddHBand="0" w:evenHBand="0" w:firstRowFirstColumn="0" w:firstRowLastColumn="0" w:lastRowFirstColumn="0" w:lastRowLastColumn="0"/>
              </w:trPr>
              <w:tc>
                <w:tcPr>
                  <w:tcW w:w="2376" w:type="dxa"/>
                  <w:cnfStyle w:val="001000000000" w:firstRow="0" w:lastRow="0" w:firstColumn="1" w:lastColumn="0" w:oddVBand="0" w:evenVBand="0" w:oddHBand="0" w:evenHBand="0" w:firstRowFirstColumn="0" w:firstRowLastColumn="0" w:lastRowFirstColumn="0" w:lastRowLastColumn="0"/>
                  <w:tcBorders>
                    <w:top w:val="nil"/>
                    <w:bottom w:val="single" w:sz="4" w:space="0" w:color="000000"/>
                    <w:right w:val="single" w:sz="4" w:space="0" w:color="000000"/>
                  </w:tcBorders>
                  <w:shd w:color="auto" w:fill="CBD5E9" w:val="clear"/>
                  <w:vAlign w:val="center"/>
                </w:tcPr>
                <w:p>
                  <w:pPr>
                    <w:pStyle w:val="Tabletext"/>
                    <w:spacing w:before="60" w:after="60"/>
                    <w:jc w:val="left"/>
                    <w:rPr>
                      <w:rFonts w:ascii="Georgia" w:hAnsi="Georgia"/>
                      <w:szCs w:val="18"/>
                    </w:rPr>
                  </w:pPr>
                  <w:r>
                    <w:rPr>
                      <w:b w:val="false"/>
                      <w:bCs w:val="false"/>
                      <w:i w:val="false"/>
                      <w:iCs w:val="false"/>
                      <w:strike w:val="false"/>
                      <w:dstrike w:val="false"/>
                      <w:outline w:val="false"/>
                      <w:shadow w:val="false"/>
                      <w:color w:val="000000"/>
                      <w:sz w:val="24"/>
                      <w:szCs w:val="18"/>
                      <w:u w:val="none"/>
                    </w:rPr>
                    <w:t xml:space="preserve">Resource </w:t>
                  </w:r>
                </w:p>
              </w:tc>
              <w:tc>
                <w:tcPr>
                  <w:tcW w:w="2774" w:type="dxa"/>
                  <w:tcBorders>
                    <w:top w:val="nil"/>
                    <w:left w:val="single" w:sz="4" w:space="0" w:color="000000"/>
                    <w:bottom w:val="single" w:sz="4" w:space="0" w:color="000000"/>
                  </w:tcBorders>
                  <w:shd w:color="auto" w:fill="CBD5E9" w:val="clear"/>
                  <w:vAlign w:val="center"/>
                </w:tcPr>
                <w:p>
                  <w:pPr>
                    <w:pStyle w:val="Tabletext"/>
                    <w:spacing w:before="60" w:after="60"/>
                    <w:jc w:val="left"/>
                    <w:cnfStyle w:val="100000000000" w:firstRow="1" w:lastRow="0" w:firstColumn="0" w:lastColumn="0" w:oddVBand="0" w:evenVBand="0" w:oddHBand="0" w:evenHBand="0" w:firstRowFirstColumn="0" w:firstRowLastColumn="0" w:lastRowFirstColumn="0" w:lastRowLastColumn="0"/>
                    <w:rPr>
                      <w:rFonts w:ascii="Georgia" w:hAnsi="Georgia"/>
                      <w:szCs w:val="18"/>
                    </w:rPr>
                  </w:pPr>
                  <w:r>
                    <w:rPr>
                      <w:b w:val="false"/>
                      <w:bCs w:val="false"/>
                      <w:i w:val="false"/>
                      <w:iCs w:val="false"/>
                      <w:strike w:val="false"/>
                      <w:dstrike w:val="false"/>
                      <w:outline w:val="false"/>
                      <w:shadow w:val="false"/>
                      <w:color w:val="000000"/>
                      <w:sz w:val="24"/>
                      <w:szCs w:val="18"/>
                      <w:u w:val="none"/>
                    </w:rPr>
                    <w:t>This deployment uses (default configuration)</w:t>
                  </w:r>
                </w:p>
              </w:tc>
            </w:tr>
            <w:tr>
              <w:trPr/>
              <w:tc>
                <w:tcPr>
                  <w:tcW w:w="2376" w:type="dxa"/>
                  <w:cnfStyle w:val="001000000000" w:firstRow="0" w:lastRow="0" w:firstColumn="1" w:lastColumn="0" w:oddVBand="0" w:evenVBand="0" w:oddHBand="0" w:evenHBand="0" w:firstRowFirstColumn="0" w:firstRowLastColumn="0" w:lastRowFirstColumn="0" w:lastRowLastColumn="0"/>
                  <w:tcBorders>
                    <w:top w:val="single" w:sz="4" w:space="0" w:color="000000"/>
                    <w:bottom w:val="single" w:sz="4" w:space="0" w:color="000000"/>
                    <w:right w:val="single" w:sz="4" w:space="0" w:color="000000"/>
                  </w:tcBorders>
                  <w:vAlign w:val="center"/>
                </w:tcPr>
                <w:p>
                  <w:pPr>
                    <w:pStyle w:val="Tabletext"/>
                    <w:spacing w:before="60" w:after="60"/>
                    <w:jc w:val="left"/>
                    <w:rPr>
                      <w:rFonts w:ascii="Georgia" w:hAnsi="Georgia"/>
                      <w:b w:val="false"/>
                      <w:b w:val="false"/>
                      <w:szCs w:val="18"/>
                    </w:rPr>
                  </w:pPr>
                  <w:r>
                    <w:rPr>
                      <w:b w:val="false"/>
                      <w:bCs w:val="false"/>
                      <w:i w:val="false"/>
                      <w:iCs w:val="false"/>
                      <w:strike w:val="false"/>
                      <w:dstrike w:val="false"/>
                      <w:outline w:val="false"/>
                      <w:shadow w:val="false"/>
                      <w:color w:val="000000"/>
                      <w:sz w:val="24"/>
                      <w:szCs w:val="18"/>
                      <w:u w:val="none"/>
                    </w:rPr>
                    <w:t>VPCs</w:t>
                  </w:r>
                </w:p>
              </w:tc>
              <w:tc>
                <w:tcPr>
                  <w:tcW w:w="2774" w:type="dxa"/>
                  <w:tcBorders>
                    <w:top w:val="single" w:sz="4" w:space="0" w:color="000000"/>
                    <w:left w:val="single" w:sz="4" w:space="0" w:color="000000"/>
                    <w:bottom w:val="single" w:sz="4" w:space="0" w:color="000000"/>
                  </w:tcBorders>
                  <w:vAlign w:val="center"/>
                </w:tcPr>
                <w:p>
                  <w:pPr>
                    <w:pStyle w:val="Tabletext"/>
                    <w:spacing w:before="60" w:after="60"/>
                    <w:jc w:val="left"/>
                    <w:cnfStyle w:val="000000000000" w:firstRow="0" w:lastRow="0" w:firstColumn="0" w:lastColumn="0" w:oddVBand="0" w:evenVBand="0" w:oddHBand="0" w:evenHBand="0" w:firstRowFirstColumn="0" w:firstRowLastColumn="0" w:lastRowFirstColumn="0" w:lastRowLastColumn="0"/>
                    <w:rPr>
                      <w:rFonts w:ascii="Georgia" w:hAnsi="Georgia"/>
                      <w:szCs w:val="18"/>
                    </w:rPr>
                  </w:pPr>
                  <w:r>
                    <w:rPr>
                      <w:b w:val="false"/>
                      <w:bCs w:val="false"/>
                      <w:i w:val="false"/>
                      <w:iCs w:val="false"/>
                      <w:strike w:val="false"/>
                      <w:dstrike w:val="false"/>
                      <w:outline w:val="false"/>
                      <w:shadow w:val="false"/>
                      <w:color w:val="000000"/>
                      <w:sz w:val="24"/>
                      <w:szCs w:val="18"/>
                      <w:u w:val="none"/>
                    </w:rPr>
                    <w:t>1</w:t>
                  </w:r>
                </w:p>
              </w:tc>
            </w:tr>
            <w:tr>
              <w:trPr/>
              <w:tc>
                <w:tcPr>
                  <w:tcW w:w="2376" w:type="dxa"/>
                  <w:cnfStyle w:val="001000000000" w:firstRow="0" w:lastRow="0" w:firstColumn="1" w:lastColumn="0" w:oddVBand="0" w:evenVBand="0" w:oddHBand="0" w:evenHBand="0" w:firstRowFirstColumn="0" w:firstRowLastColumn="0" w:lastRowFirstColumn="0" w:lastRowLastColumn="0"/>
                  <w:tcBorders>
                    <w:top w:val="single" w:sz="4" w:space="0" w:color="000000"/>
                    <w:bottom w:val="single" w:sz="4" w:space="0" w:color="000000"/>
                    <w:right w:val="single" w:sz="4" w:space="0" w:color="000000"/>
                  </w:tcBorders>
                  <w:vAlign w:val="center"/>
                </w:tcPr>
                <w:p>
                  <w:pPr>
                    <w:pStyle w:val="Tabletext"/>
                    <w:spacing w:before="60" w:after="60"/>
                    <w:jc w:val="left"/>
                    <w:rPr>
                      <w:rFonts w:ascii="Georgia" w:hAnsi="Georgia"/>
                      <w:b w:val="false"/>
                      <w:b w:val="false"/>
                      <w:szCs w:val="18"/>
                    </w:rPr>
                  </w:pPr>
                  <w:r>
                    <w:rPr>
                      <w:b w:val="false"/>
                      <w:bCs w:val="false"/>
                      <w:i w:val="false"/>
                      <w:iCs w:val="false"/>
                      <w:strike w:val="false"/>
                      <w:dstrike w:val="false"/>
                      <w:outline w:val="false"/>
                      <w:shadow w:val="false"/>
                      <w:color w:val="000000"/>
                      <w:sz w:val="24"/>
                      <w:szCs w:val="18"/>
                      <w:u w:val="none"/>
                    </w:rPr>
                    <w:t>Elastic IP addresses</w:t>
                  </w:r>
                </w:p>
              </w:tc>
              <w:tc>
                <w:tcPr>
                  <w:tcW w:w="2774" w:type="dxa"/>
                  <w:tcBorders>
                    <w:top w:val="single" w:sz="4" w:space="0" w:color="000000"/>
                    <w:left w:val="single" w:sz="4" w:space="0" w:color="000000"/>
                    <w:bottom w:val="single" w:sz="4" w:space="0" w:color="000000"/>
                  </w:tcBorders>
                  <w:vAlign w:val="center"/>
                </w:tcPr>
                <w:p>
                  <w:pPr>
                    <w:pStyle w:val="Tabletext"/>
                    <w:spacing w:before="60" w:after="60"/>
                    <w:jc w:val="left"/>
                    <w:cnfStyle w:val="000000000000" w:firstRow="0" w:lastRow="0" w:firstColumn="0" w:lastColumn="0" w:oddVBand="0" w:evenVBand="0" w:oddHBand="0" w:evenHBand="0" w:firstRowFirstColumn="0" w:firstRowLastColumn="0" w:lastRowFirstColumn="0" w:lastRowLastColumn="0"/>
                    <w:rPr>
                      <w:rFonts w:ascii="Georgia" w:hAnsi="Georgia"/>
                      <w:szCs w:val="18"/>
                    </w:rPr>
                  </w:pPr>
                  <w:r>
                    <w:rPr>
                      <w:b w:val="false"/>
                      <w:bCs w:val="false"/>
                      <w:i w:val="false"/>
                      <w:iCs w:val="false"/>
                      <w:strike w:val="false"/>
                      <w:dstrike w:val="false"/>
                      <w:outline w:val="false"/>
                      <w:shadow w:val="false"/>
                      <w:color w:val="000000"/>
                      <w:sz w:val="24"/>
                      <w:szCs w:val="18"/>
                      <w:u w:val="none"/>
                    </w:rPr>
                    <w:t>2</w:t>
                  </w:r>
                </w:p>
              </w:tc>
            </w:tr>
            <w:tr>
              <w:trPr/>
              <w:tc>
                <w:tcPr>
                  <w:tcW w:w="2376" w:type="dxa"/>
                  <w:cnfStyle w:val="001000000000" w:firstRow="0" w:lastRow="0" w:firstColumn="1" w:lastColumn="0" w:oddVBand="0" w:evenVBand="0" w:oddHBand="0" w:evenHBand="0" w:firstRowFirstColumn="0" w:firstRowLastColumn="0" w:lastRowFirstColumn="0" w:lastRowLastColumn="0"/>
                  <w:tcBorders>
                    <w:top w:val="single" w:sz="4" w:space="0" w:color="000000"/>
                    <w:bottom w:val="single" w:sz="4" w:space="0" w:color="000000"/>
                    <w:right w:val="single" w:sz="4" w:space="0" w:color="000000"/>
                  </w:tcBorders>
                  <w:vAlign w:val="center"/>
                </w:tcPr>
                <w:p>
                  <w:pPr>
                    <w:pStyle w:val="Tabletext"/>
                    <w:spacing w:before="60" w:after="60"/>
                    <w:jc w:val="left"/>
                    <w:rPr>
                      <w:rFonts w:ascii="Georgia" w:hAnsi="Georgia"/>
                      <w:b w:val="false"/>
                      <w:b w:val="false"/>
                      <w:szCs w:val="18"/>
                    </w:rPr>
                  </w:pPr>
                  <w:r>
                    <w:rPr>
                      <w:b w:val="false"/>
                      <w:bCs w:val="false"/>
                      <w:i w:val="false"/>
                      <w:iCs w:val="false"/>
                      <w:strike w:val="false"/>
                      <w:dstrike w:val="false"/>
                      <w:outline w:val="false"/>
                      <w:shadow w:val="false"/>
                      <w:color w:val="000000"/>
                      <w:sz w:val="24"/>
                      <w:szCs w:val="18"/>
                      <w:u w:val="none"/>
                    </w:rPr>
                    <w:t>Auto Scaling groups</w:t>
                  </w:r>
                </w:p>
              </w:tc>
              <w:tc>
                <w:tcPr>
                  <w:tcW w:w="2774" w:type="dxa"/>
                  <w:tcBorders>
                    <w:top w:val="single" w:sz="4" w:space="0" w:color="000000"/>
                    <w:left w:val="single" w:sz="4" w:space="0" w:color="000000"/>
                    <w:bottom w:val="single" w:sz="4" w:space="0" w:color="000000"/>
                  </w:tcBorders>
                  <w:vAlign w:val="center"/>
                </w:tcPr>
                <w:p>
                  <w:pPr>
                    <w:pStyle w:val="Tabletext"/>
                    <w:spacing w:before="60" w:after="60"/>
                    <w:jc w:val="left"/>
                    <w:cnfStyle w:val="000000000000" w:firstRow="0" w:lastRow="0" w:firstColumn="0" w:lastColumn="0" w:oddVBand="0" w:evenVBand="0" w:oddHBand="0" w:evenHBand="0" w:firstRowFirstColumn="0" w:firstRowLastColumn="0" w:lastRowFirstColumn="0" w:lastRowLastColumn="0"/>
                    <w:rPr>
                      <w:rFonts w:ascii="Georgia" w:hAnsi="Georgia"/>
                      <w:szCs w:val="18"/>
                    </w:rPr>
                  </w:pPr>
                  <w:r>
                    <w:rPr>
                      <w:b w:val="false"/>
                      <w:bCs w:val="false"/>
                      <w:i w:val="false"/>
                      <w:iCs w:val="false"/>
                      <w:strike w:val="false"/>
                      <w:dstrike w:val="false"/>
                      <w:outline w:val="false"/>
                      <w:shadow w:val="false"/>
                      <w:color w:val="000000"/>
                      <w:sz w:val="24"/>
                      <w:szCs w:val="18"/>
                      <w:u w:val="none"/>
                    </w:rPr>
                    <w:t>1</w:t>
                  </w:r>
                </w:p>
              </w:tc>
            </w:tr>
            <w:tr>
              <w:trPr/>
              <w:tc>
                <w:tcPr>
                  <w:tcW w:w="2376" w:type="dxa"/>
                  <w:cnfStyle w:val="001000000000" w:firstRow="0" w:lastRow="0" w:firstColumn="1" w:lastColumn="0" w:oddVBand="0" w:evenVBand="0" w:oddHBand="0" w:evenHBand="0" w:firstRowFirstColumn="0" w:firstRowLastColumn="0" w:lastRowFirstColumn="0" w:lastRowLastColumn="0"/>
                  <w:tcBorders>
                    <w:top w:val="single" w:sz="4" w:space="0" w:color="000000"/>
                    <w:bottom w:val="single" w:sz="4" w:space="0" w:color="000000"/>
                    <w:right w:val="single" w:sz="4" w:space="0" w:color="000000"/>
                  </w:tcBorders>
                  <w:vAlign w:val="center"/>
                </w:tcPr>
                <w:p>
                  <w:pPr>
                    <w:pStyle w:val="Tabletext"/>
                    <w:spacing w:before="60" w:after="60"/>
                    <w:jc w:val="left"/>
                    <w:rPr>
                      <w:rFonts w:ascii="Georgia" w:hAnsi="Georgia"/>
                      <w:b w:val="false"/>
                      <w:b w:val="false"/>
                      <w:szCs w:val="18"/>
                    </w:rPr>
                  </w:pPr>
                  <w:r>
                    <w:rPr>
                      <w:b w:val="false"/>
                      <w:bCs w:val="false"/>
                      <w:i w:val="false"/>
                      <w:iCs w:val="false"/>
                      <w:strike w:val="false"/>
                      <w:dstrike w:val="false"/>
                      <w:outline w:val="false"/>
                      <w:shadow w:val="false"/>
                      <w:color w:val="000000"/>
                      <w:sz w:val="24"/>
                      <w:szCs w:val="18"/>
                      <w:u w:val="none"/>
                    </w:rPr>
                    <w:t>Classic Load Balancers</w:t>
                  </w:r>
                </w:p>
              </w:tc>
              <w:tc>
                <w:tcPr>
                  <w:tcW w:w="2774" w:type="dxa"/>
                  <w:tcBorders>
                    <w:top w:val="single" w:sz="4" w:space="0" w:color="000000"/>
                    <w:left w:val="single" w:sz="4" w:space="0" w:color="000000"/>
                    <w:bottom w:val="single" w:sz="4" w:space="0" w:color="000000"/>
                  </w:tcBorders>
                  <w:vAlign w:val="center"/>
                </w:tcPr>
                <w:p>
                  <w:pPr>
                    <w:pStyle w:val="Tabletext"/>
                    <w:spacing w:before="60" w:after="60"/>
                    <w:jc w:val="left"/>
                    <w:cnfStyle w:val="000000000000" w:firstRow="0" w:lastRow="0" w:firstColumn="0" w:lastColumn="0" w:oddVBand="0" w:evenVBand="0" w:oddHBand="0" w:evenHBand="0" w:firstRowFirstColumn="0" w:firstRowLastColumn="0" w:lastRowFirstColumn="0" w:lastRowLastColumn="0"/>
                    <w:rPr>
                      <w:rFonts w:ascii="Georgia" w:hAnsi="Georgia"/>
                      <w:szCs w:val="18"/>
                    </w:rPr>
                  </w:pPr>
                  <w:r>
                    <w:rPr>
                      <w:b w:val="false"/>
                      <w:bCs w:val="false"/>
                      <w:i w:val="false"/>
                      <w:iCs w:val="false"/>
                      <w:strike w:val="false"/>
                      <w:dstrike w:val="false"/>
                      <w:outline w:val="false"/>
                      <w:shadow w:val="false"/>
                      <w:color w:val="000000"/>
                      <w:sz w:val="24"/>
                      <w:szCs w:val="18"/>
                      <w:u w:val="none"/>
                    </w:rPr>
                    <w:t>1</w:t>
                  </w:r>
                </w:p>
              </w:tc>
            </w:tr>
            <w:tr>
              <w:trPr/>
              <w:tc>
                <w:tcPr>
                  <w:tcW w:w="2376" w:type="dxa"/>
                  <w:cnfStyle w:val="001000000000" w:firstRow="0" w:lastRow="0" w:firstColumn="1" w:lastColumn="0" w:oddVBand="0" w:evenVBand="0" w:oddHBand="0" w:evenHBand="0" w:firstRowFirstColumn="0" w:firstRowLastColumn="0" w:lastRowFirstColumn="0" w:lastRowLastColumn="0"/>
                  <w:tcBorders>
                    <w:top w:val="single" w:sz="4" w:space="0" w:color="000000"/>
                    <w:bottom w:val="single" w:sz="4" w:space="0" w:color="000000"/>
                    <w:right w:val="single" w:sz="4" w:space="0" w:color="000000"/>
                  </w:tcBorders>
                  <w:vAlign w:val="center"/>
                </w:tcPr>
                <w:p>
                  <w:pPr>
                    <w:pStyle w:val="Tabletext"/>
                    <w:spacing w:before="60" w:after="60"/>
                    <w:jc w:val="left"/>
                    <w:rPr>
                      <w:rFonts w:ascii="Georgia" w:hAnsi="Georgia"/>
                      <w:b w:val="false"/>
                      <w:b w:val="false"/>
                      <w:szCs w:val="18"/>
                    </w:rPr>
                  </w:pPr>
                  <w:r>
                    <w:rPr>
                      <w:b w:val="false"/>
                      <w:bCs w:val="false"/>
                      <w:i w:val="false"/>
                      <w:iCs w:val="false"/>
                      <w:strike w:val="false"/>
                      <w:dstrike w:val="false"/>
                      <w:outline w:val="false"/>
                      <w:shadow w:val="false"/>
                      <w:color w:val="000000"/>
                      <w:sz w:val="24"/>
                      <w:szCs w:val="18"/>
                      <w:u w:val="none"/>
                    </w:rPr>
                    <w:t>t3.medium instances</w:t>
                  </w:r>
                </w:p>
              </w:tc>
              <w:tc>
                <w:tcPr>
                  <w:tcW w:w="2774" w:type="dxa"/>
                  <w:tcBorders>
                    <w:top w:val="single" w:sz="4" w:space="0" w:color="000000"/>
                    <w:left w:val="single" w:sz="4" w:space="0" w:color="000000"/>
                    <w:bottom w:val="single" w:sz="4" w:space="0" w:color="000000"/>
                  </w:tcBorders>
                  <w:vAlign w:val="center"/>
                </w:tcPr>
                <w:p>
                  <w:pPr>
                    <w:pStyle w:val="Tabletext"/>
                    <w:spacing w:before="60" w:after="60"/>
                    <w:jc w:val="left"/>
                    <w:cnfStyle w:val="000000000000" w:firstRow="0" w:lastRow="0" w:firstColumn="0" w:lastColumn="0" w:oddVBand="0" w:evenVBand="0" w:oddHBand="0" w:evenHBand="0" w:firstRowFirstColumn="0" w:firstRowLastColumn="0" w:lastRowFirstColumn="0" w:lastRowLastColumn="0"/>
                    <w:rPr>
                      <w:rFonts w:ascii="Georgia" w:hAnsi="Georgia"/>
                      <w:szCs w:val="18"/>
                    </w:rPr>
                  </w:pPr>
                  <w:r>
                    <w:rPr>
                      <w:b w:val="false"/>
                      <w:bCs w:val="false"/>
                      <w:i w:val="false"/>
                      <w:iCs w:val="false"/>
                      <w:strike w:val="false"/>
                      <w:dstrike w:val="false"/>
                      <w:outline w:val="false"/>
                      <w:shadow w:val="false"/>
                      <w:color w:val="000000"/>
                      <w:sz w:val="24"/>
                      <w:szCs w:val="18"/>
                      <w:u w:val="none"/>
                    </w:rPr>
                    <w:t>1</w:t>
                  </w:r>
                </w:p>
              </w:tc>
            </w:tr>
            <w:tr>
              <w:trPr/>
              <w:tc>
                <w:tcPr>
                  <w:tcW w:w="2376" w:type="dxa"/>
                  <w:cnfStyle w:val="001000000000" w:firstRow="0" w:lastRow="0" w:firstColumn="1" w:lastColumn="0" w:oddVBand="0" w:evenVBand="0" w:oddHBand="0" w:evenHBand="0" w:firstRowFirstColumn="0" w:firstRowLastColumn="0" w:lastRowFirstColumn="0" w:lastRowLastColumn="0"/>
                  <w:tcBorders>
                    <w:top w:val="single" w:sz="4" w:space="0" w:color="000000"/>
                    <w:bottom w:val="single" w:sz="4" w:space="0" w:color="000000"/>
                    <w:right w:val="single" w:sz="4" w:space="0" w:color="000000"/>
                  </w:tcBorders>
                  <w:vAlign w:val="center"/>
                </w:tcPr>
                <w:p>
                  <w:pPr>
                    <w:pStyle w:val="Tabletext"/>
                    <w:spacing w:before="60" w:after="60"/>
                    <w:jc w:val="left"/>
                    <w:rPr>
                      <w:rFonts w:ascii="Georgia" w:hAnsi="Georgia"/>
                      <w:b w:val="false"/>
                      <w:b w:val="false"/>
                      <w:szCs w:val="18"/>
                    </w:rPr>
                  </w:pPr>
                  <w:r>
                    <w:rPr>
                      <w:b w:val="false"/>
                      <w:bCs w:val="false"/>
                      <w:i w:val="false"/>
                      <w:iCs w:val="false"/>
                      <w:strike w:val="false"/>
                      <w:dstrike w:val="false"/>
                      <w:outline w:val="false"/>
                      <w:shadow w:val="false"/>
                      <w:color w:val="000000"/>
                      <w:sz w:val="24"/>
                      <w:szCs w:val="18"/>
                      <w:u w:val="none"/>
                    </w:rPr>
                    <w:t>m5.xlarge instances</w:t>
                  </w:r>
                </w:p>
              </w:tc>
              <w:tc>
                <w:tcPr>
                  <w:tcW w:w="2774" w:type="dxa"/>
                  <w:tcBorders>
                    <w:top w:val="single" w:sz="4" w:space="0" w:color="000000"/>
                    <w:left w:val="single" w:sz="4" w:space="0" w:color="000000"/>
                    <w:bottom w:val="single" w:sz="4" w:space="0" w:color="000000"/>
                  </w:tcBorders>
                  <w:vAlign w:val="center"/>
                </w:tcPr>
                <w:p>
                  <w:pPr>
                    <w:pStyle w:val="Tabletext"/>
                    <w:spacing w:before="60" w:after="60"/>
                    <w:jc w:val="left"/>
                    <w:cnfStyle w:val="000000000000" w:firstRow="0" w:lastRow="0" w:firstColumn="0" w:lastColumn="0" w:oddVBand="0" w:evenVBand="0" w:oddHBand="0" w:evenHBand="0" w:firstRowFirstColumn="0" w:firstRowLastColumn="0" w:lastRowFirstColumn="0" w:lastRowLastColumn="0"/>
                    <w:rPr>
                      <w:rFonts w:ascii="Georgia" w:hAnsi="Georgia"/>
                      <w:szCs w:val="18"/>
                    </w:rPr>
                  </w:pPr>
                  <w:r>
                    <w:rPr>
                      <w:b w:val="false"/>
                      <w:bCs w:val="false"/>
                      <w:i w:val="false"/>
                      <w:iCs w:val="false"/>
                      <w:strike w:val="false"/>
                      <w:dstrike w:val="false"/>
                      <w:outline w:val="false"/>
                      <w:shadow w:val="false"/>
                      <w:color w:val="000000"/>
                      <w:sz w:val="24"/>
                      <w:szCs w:val="18"/>
                      <w:u w:val="none"/>
                    </w:rPr>
                    <w:t>4</w:t>
                  </w:r>
                </w:p>
              </w:tc>
            </w:tr>
            <w:tr>
              <w:trPr/>
              <w:tc>
                <w:tcPr>
                  <w:tcW w:w="2376" w:type="dxa"/>
                  <w:cnfStyle w:val="001000000000" w:firstRow="0" w:lastRow="0" w:firstColumn="1" w:lastColumn="0" w:oddVBand="0" w:evenVBand="0" w:oddHBand="0" w:evenHBand="0" w:firstRowFirstColumn="0" w:firstRowLastColumn="0" w:lastRowFirstColumn="0" w:lastRowLastColumn="0"/>
                  <w:tcBorders>
                    <w:top w:val="single" w:sz="4" w:space="0" w:color="000000"/>
                    <w:bottom w:val="single" w:sz="4" w:space="0" w:color="000000"/>
                    <w:right w:val="single" w:sz="4" w:space="0" w:color="000000"/>
                  </w:tcBorders>
                  <w:vAlign w:val="center"/>
                </w:tcPr>
                <w:p>
                  <w:pPr>
                    <w:pStyle w:val="Tabletext"/>
                    <w:spacing w:before="60" w:after="60"/>
                    <w:jc w:val="left"/>
                    <w:rPr>
                      <w:rFonts w:ascii="Georgia" w:hAnsi="Georgia"/>
                      <w:b w:val="false"/>
                      <w:b w:val="false"/>
                      <w:szCs w:val="18"/>
                    </w:rPr>
                  </w:pPr>
                  <w:r>
                    <w:rPr>
                      <w:b w:val="false"/>
                      <w:bCs w:val="false"/>
                      <w:i w:val="false"/>
                      <w:iCs w:val="false"/>
                      <w:strike w:val="false"/>
                      <w:dstrike w:val="false"/>
                      <w:outline w:val="false"/>
                      <w:shadow w:val="false"/>
                      <w:color w:val="000000"/>
                      <w:sz w:val="24"/>
                      <w:szCs w:val="18"/>
                      <w:u w:val="none"/>
                    </w:rPr>
                    <w:t>EFS file systems</w:t>
                  </w:r>
                </w:p>
              </w:tc>
              <w:tc>
                <w:tcPr>
                  <w:tcW w:w="2774" w:type="dxa"/>
                  <w:tcBorders>
                    <w:top w:val="single" w:sz="4" w:space="0" w:color="000000"/>
                    <w:left w:val="single" w:sz="4" w:space="0" w:color="000000"/>
                    <w:bottom w:val="single" w:sz="4" w:space="0" w:color="000000"/>
                  </w:tcBorders>
                  <w:vAlign w:val="center"/>
                </w:tcPr>
                <w:p>
                  <w:pPr>
                    <w:pStyle w:val="Tabletext"/>
                    <w:spacing w:before="60" w:after="60"/>
                    <w:jc w:val="left"/>
                    <w:cnfStyle w:val="000000000000" w:firstRow="0" w:lastRow="0" w:firstColumn="0" w:lastColumn="0" w:oddVBand="0" w:evenVBand="0" w:oddHBand="0" w:evenHBand="0" w:firstRowFirstColumn="0" w:firstRowLastColumn="0" w:lastRowFirstColumn="0" w:lastRowLastColumn="0"/>
                    <w:rPr>
                      <w:rFonts w:ascii="Georgia" w:hAnsi="Georgia"/>
                      <w:szCs w:val="18"/>
                    </w:rPr>
                  </w:pPr>
                  <w:r>
                    <w:rPr>
                      <w:b w:val="false"/>
                      <w:bCs w:val="false"/>
                      <w:i w:val="false"/>
                      <w:iCs w:val="false"/>
                      <w:strike w:val="false"/>
                      <w:dstrike w:val="false"/>
                      <w:outline w:val="false"/>
                      <w:shadow w:val="false"/>
                      <w:color w:val="000000"/>
                      <w:sz w:val="24"/>
                      <w:szCs w:val="18"/>
                      <w:u w:val="none"/>
                    </w:rPr>
                    <w:t>1</w:t>
                  </w:r>
                </w:p>
              </w:tc>
            </w:tr>
            <w:tr>
              <w:trPr/>
              <w:tc>
                <w:tcPr>
                  <w:tcW w:w="2376" w:type="dxa"/>
                  <w:cnfStyle w:val="001000000000" w:firstRow="0" w:lastRow="0" w:firstColumn="1" w:lastColumn="0" w:oddVBand="0" w:evenVBand="0" w:oddHBand="0" w:evenHBand="0" w:firstRowFirstColumn="0" w:firstRowLastColumn="0" w:lastRowFirstColumn="0" w:lastRowLastColumn="0"/>
                  <w:tcBorders>
                    <w:top w:val="single" w:sz="4" w:space="0" w:color="000000"/>
                    <w:bottom w:val="single" w:sz="4" w:space="0" w:color="000000"/>
                    <w:right w:val="single" w:sz="4" w:space="0" w:color="000000"/>
                  </w:tcBorders>
                  <w:vAlign w:val="center"/>
                </w:tcPr>
                <w:p>
                  <w:pPr>
                    <w:pStyle w:val="Tabletext"/>
                    <w:spacing w:before="60" w:after="60"/>
                    <w:jc w:val="left"/>
                    <w:rPr>
                      <w:rFonts w:ascii="Georgia" w:hAnsi="Georgia"/>
                      <w:b w:val="false"/>
                      <w:b w:val="false"/>
                      <w:szCs w:val="18"/>
                    </w:rPr>
                  </w:pPr>
                  <w:r>
                    <w:rPr>
                      <w:b w:val="false"/>
                      <w:bCs w:val="false"/>
                      <w:i w:val="false"/>
                      <w:iCs w:val="false"/>
                      <w:strike w:val="false"/>
                      <w:dstrike w:val="false"/>
                      <w:outline w:val="false"/>
                      <w:shadow w:val="false"/>
                      <w:color w:val="000000"/>
                      <w:sz w:val="24"/>
                      <w:szCs w:val="18"/>
                      <w:u w:val="none"/>
                    </w:rPr>
                    <w:t>EFS mount targets</w:t>
                  </w:r>
                </w:p>
              </w:tc>
              <w:tc>
                <w:tcPr>
                  <w:tcW w:w="2774" w:type="dxa"/>
                  <w:tcBorders>
                    <w:top w:val="single" w:sz="4" w:space="0" w:color="000000"/>
                    <w:left w:val="single" w:sz="4" w:space="0" w:color="000000"/>
                    <w:bottom w:val="single" w:sz="4" w:space="0" w:color="000000"/>
                  </w:tcBorders>
                  <w:vAlign w:val="center"/>
                </w:tcPr>
                <w:p>
                  <w:pPr>
                    <w:pStyle w:val="Tabletext"/>
                    <w:spacing w:before="60" w:after="60"/>
                    <w:jc w:val="left"/>
                    <w:cnfStyle w:val="000000000000" w:firstRow="0" w:lastRow="0" w:firstColumn="0" w:lastColumn="0" w:oddVBand="0" w:evenVBand="0" w:oddHBand="0" w:evenHBand="0" w:firstRowFirstColumn="0" w:firstRowLastColumn="0" w:lastRowFirstColumn="0" w:lastRowLastColumn="0"/>
                    <w:rPr>
                      <w:rFonts w:ascii="Georgia" w:hAnsi="Georgia"/>
                      <w:szCs w:val="18"/>
                    </w:rPr>
                  </w:pPr>
                  <w:r>
                    <w:rPr>
                      <w:b w:val="false"/>
                      <w:bCs w:val="false"/>
                      <w:i w:val="false"/>
                      <w:iCs w:val="false"/>
                      <w:strike w:val="false"/>
                      <w:dstrike w:val="false"/>
                      <w:outline w:val="false"/>
                      <w:shadow w:val="false"/>
                      <w:color w:val="000000"/>
                      <w:sz w:val="24"/>
                      <w:szCs w:val="18"/>
                      <w:u w:val="none"/>
                    </w:rPr>
                    <w:t>2</w:t>
                  </w:r>
                </w:p>
              </w:tc>
            </w:tr>
            <w:tr>
              <w:trPr/>
              <w:tc>
                <w:tcPr>
                  <w:tcW w:w="2376" w:type="dxa"/>
                  <w:cnfStyle w:val="001000000000" w:firstRow="0" w:lastRow="0" w:firstColumn="1" w:lastColumn="0" w:oddVBand="0" w:evenVBand="0" w:oddHBand="0" w:evenHBand="0" w:firstRowFirstColumn="0" w:firstRowLastColumn="0" w:lastRowFirstColumn="0" w:lastRowLastColumn="0"/>
                  <w:tcBorders>
                    <w:top w:val="single" w:sz="4" w:space="0" w:color="000000"/>
                    <w:bottom w:val="single" w:sz="4" w:space="0" w:color="000000"/>
                    <w:right w:val="single" w:sz="4" w:space="0" w:color="000000"/>
                  </w:tcBorders>
                  <w:vAlign w:val="center"/>
                </w:tcPr>
                <w:p>
                  <w:pPr>
                    <w:pStyle w:val="Tabletext"/>
                    <w:spacing w:before="60" w:after="60"/>
                    <w:jc w:val="left"/>
                    <w:rPr>
                      <w:rFonts w:ascii="Georgia" w:hAnsi="Georgia"/>
                      <w:b w:val="false"/>
                      <w:b w:val="false"/>
                      <w:szCs w:val="18"/>
                    </w:rPr>
                  </w:pPr>
                  <w:r>
                    <w:rPr>
                      <w:b w:val="false"/>
                      <w:bCs w:val="false"/>
                      <w:i w:val="false"/>
                      <w:iCs w:val="false"/>
                      <w:strike w:val="false"/>
                      <w:dstrike w:val="false"/>
                      <w:outline w:val="false"/>
                      <w:shadow w:val="false"/>
                      <w:color w:val="000000"/>
                      <w:sz w:val="24"/>
                      <w:szCs w:val="18"/>
                      <w:u w:val="none"/>
                    </w:rPr>
                    <w:t>AWS Key Management Service (KMS) encryption key</w:t>
                  </w:r>
                </w:p>
              </w:tc>
              <w:tc>
                <w:tcPr>
                  <w:tcW w:w="2774" w:type="dxa"/>
                  <w:tcBorders>
                    <w:top w:val="single" w:sz="4" w:space="0" w:color="000000"/>
                    <w:left w:val="single" w:sz="4" w:space="0" w:color="000000"/>
                    <w:bottom w:val="single" w:sz="4" w:space="0" w:color="000000"/>
                  </w:tcBorders>
                  <w:vAlign w:val="center"/>
                </w:tcPr>
                <w:p>
                  <w:pPr>
                    <w:pStyle w:val="Tabletext"/>
                    <w:spacing w:before="60" w:after="60"/>
                    <w:jc w:val="left"/>
                    <w:cnfStyle w:val="000000000000" w:firstRow="0" w:lastRow="0" w:firstColumn="0" w:lastColumn="0" w:oddVBand="0" w:evenVBand="0" w:oddHBand="0" w:evenHBand="0" w:firstRowFirstColumn="0" w:firstRowLastColumn="0" w:lastRowFirstColumn="0" w:lastRowLastColumn="0"/>
                    <w:rPr>
                      <w:rFonts w:ascii="Georgia" w:hAnsi="Georgia"/>
                      <w:szCs w:val="18"/>
                    </w:rPr>
                  </w:pPr>
                  <w:r>
                    <w:rPr>
                      <w:b w:val="false"/>
                      <w:bCs w:val="false"/>
                      <w:i w:val="false"/>
                      <w:iCs w:val="false"/>
                      <w:strike w:val="false"/>
                      <w:dstrike w:val="false"/>
                      <w:outline w:val="false"/>
                      <w:shadow w:val="false"/>
                      <w:color w:val="000000"/>
                      <w:sz w:val="24"/>
                      <w:szCs w:val="18"/>
                      <w:u w:val="none"/>
                    </w:rPr>
                    <w:t>1</w:t>
                  </w:r>
                </w:p>
              </w:tc>
            </w:tr>
            <w:tr>
              <w:trPr/>
              <w:tc>
                <w:tcPr>
                  <w:tcW w:w="2376" w:type="dxa"/>
                  <w:cnfStyle w:val="001000000000" w:firstRow="0" w:lastRow="0" w:firstColumn="1" w:lastColumn="0" w:oddVBand="0" w:evenVBand="0" w:oddHBand="0" w:evenHBand="0" w:firstRowFirstColumn="0" w:firstRowLastColumn="0" w:lastRowFirstColumn="0" w:lastRowLastColumn="0"/>
                  <w:tcBorders>
                    <w:top w:val="single" w:sz="4" w:space="0" w:color="000000"/>
                    <w:bottom w:val="single" w:sz="4" w:space="0" w:color="000000"/>
                    <w:right w:val="single" w:sz="4" w:space="0" w:color="000000"/>
                  </w:tcBorders>
                  <w:vAlign w:val="center"/>
                </w:tcPr>
                <w:p>
                  <w:pPr>
                    <w:pStyle w:val="Tabletext"/>
                    <w:spacing w:before="60" w:after="60"/>
                    <w:jc w:val="left"/>
                    <w:rPr>
                      <w:rFonts w:ascii="Georgia" w:hAnsi="Georgia"/>
                      <w:b w:val="false"/>
                      <w:b w:val="false"/>
                      <w:szCs w:val="18"/>
                    </w:rPr>
                  </w:pPr>
                  <w:r>
                    <w:rPr>
                      <w:b w:val="false"/>
                      <w:bCs w:val="false"/>
                      <w:i w:val="false"/>
                      <w:iCs w:val="false"/>
                      <w:strike w:val="false"/>
                      <w:dstrike w:val="false"/>
                      <w:outline w:val="false"/>
                      <w:shadow w:val="false"/>
                      <w:color w:val="000000"/>
                      <w:sz w:val="24"/>
                      <w:szCs w:val="18"/>
                      <w:u w:val="none"/>
                    </w:rPr>
                    <w:t>Secure Sockets Layer (SSL) certificate</w:t>
                  </w:r>
                </w:p>
              </w:tc>
              <w:tc>
                <w:tcPr>
                  <w:tcW w:w="2774" w:type="dxa"/>
                  <w:tcBorders>
                    <w:top w:val="single" w:sz="4" w:space="0" w:color="000000"/>
                    <w:left w:val="single" w:sz="4" w:space="0" w:color="000000"/>
                    <w:bottom w:val="single" w:sz="4" w:space="0" w:color="000000"/>
                  </w:tcBorders>
                  <w:vAlign w:val="center"/>
                </w:tcPr>
                <w:p>
                  <w:pPr>
                    <w:pStyle w:val="Tabletext"/>
                    <w:spacing w:before="60" w:after="60"/>
                    <w:jc w:val="left"/>
                    <w:cnfStyle w:val="000000000000" w:firstRow="0" w:lastRow="0" w:firstColumn="0" w:lastColumn="0" w:oddVBand="0" w:evenVBand="0" w:oddHBand="0" w:evenHBand="0" w:firstRowFirstColumn="0" w:firstRowLastColumn="0" w:lastRowFirstColumn="0" w:lastRowLastColumn="0"/>
                    <w:rPr>
                      <w:rFonts w:ascii="Georgia" w:hAnsi="Georgia"/>
                      <w:szCs w:val="18"/>
                    </w:rPr>
                  </w:pPr>
                  <w:r>
                    <w:rPr>
                      <w:b w:val="false"/>
                      <w:bCs w:val="false"/>
                      <w:i w:val="false"/>
                      <w:iCs w:val="false"/>
                      <w:strike w:val="false"/>
                      <w:dstrike w:val="false"/>
                      <w:outline w:val="false"/>
                      <w:shadow w:val="false"/>
                      <w:color w:val="000000"/>
                      <w:sz w:val="24"/>
                      <w:szCs w:val="18"/>
                      <w:u w:val="none"/>
                    </w:rPr>
                    <w:t>1</w:t>
                  </w:r>
                </w:p>
              </w:tc>
            </w:tr>
          </w:tbl>
          <w:p>
            <w:pPr>
              <w:pStyle w:val="Tabletext"/>
              <w:spacing w:before="60" w:after="60"/>
              <w:jc w:val="left"/>
              <w:cnfStyle w:val="100000000000" w:firstRow="1" w:lastRow="0" w:firstColumn="0" w:lastColumn="0" w:oddVBand="0" w:evenVBand="0" w:oddHBand="0" w:evenHBand="0" w:firstRowFirstColumn="0" w:firstRowLastColumn="0" w:lastRowFirstColumn="0" w:lastRowLastColumn="0"/>
              <w:rPr>
                <w:rFonts w:ascii="Georgia" w:hAnsi="Georgia"/>
                <w:b w:val="false"/>
                <w:b w:val="false"/>
                <w:szCs w:val="18"/>
              </w:rPr>
            </w:pPr>
            <w:r>
              <w:rPr>
                <w:b w:val="false"/>
                <w:szCs w:val="18"/>
              </w:rPr>
            </w:r>
          </w:p>
        </w:tc>
      </w:tr>
      <w:tr>
        <w:trPr/>
        <w:tc>
          <w:tcPr>
            <w:tcW w:w="1978" w:type="dxa"/>
            <w:cnfStyle w:val="001000000000" w:firstRow="0" w:lastRow="0" w:firstColumn="1" w:lastColumn="0" w:oddVBand="0" w:evenVBand="0" w:oddHBand="0" w:evenHBand="0" w:firstRowFirstColumn="0" w:firstRowLastColumn="0" w:lastRowFirstColumn="0" w:lastRowLastColumn="0"/>
            <w:tcBorders>
              <w:left w:val="single" w:sz="4" w:space="0" w:color="000000"/>
              <w:bottom w:val="single" w:sz="4" w:space="0" w:color="000000"/>
            </w:tcBorders>
            <w:shd w:fill="EDF2F8" w:val="clear"/>
          </w:tcPr>
          <w:p>
            <w:pPr>
              <w:pStyle w:val="Tabletext"/>
              <w:spacing w:before="60" w:after="60"/>
              <w:jc w:val="left"/>
              <w:rPr>
                <w:rFonts w:ascii="Georgia" w:hAnsi="Georgia"/>
                <w:b w:val="false"/>
                <w:b w:val="false"/>
                <w:szCs w:val="18"/>
              </w:rPr>
            </w:pPr>
            <w:hyperlink r:id="rId18">
              <w:r>
                <w:rPr>
                  <w:rStyle w:val="InternetLink"/>
                  <w:rFonts w:ascii="Arial" w:hAnsi="Arial"/>
                  <w:b/>
                  <w:bCs w:val="false"/>
                  <w:i w:val="false"/>
                  <w:iCs w:val="false"/>
                  <w:strike w:val="false"/>
                  <w:dstrike w:val="false"/>
                  <w:outline w:val="false"/>
                  <w:shadow w:val="false"/>
                  <w:color w:val="000000"/>
                  <w:sz w:val="24"/>
                  <w:szCs w:val="18"/>
                  <w:u w:val="none"/>
                </w:rPr>
                <w:t>Regions</w:t>
              </w:r>
            </w:hyperlink>
          </w:p>
        </w:tc>
        <w:tc>
          <w:tcPr>
            <w:tcW w:w="7217" w:type="dxa"/>
            <w:tcBorders>
              <w:left w:val="single" w:sz="4" w:space="0" w:color="000000"/>
              <w:bottom w:val="single" w:sz="4" w:space="0" w:color="000000"/>
              <w:right w:val="single" w:sz="4" w:space="0" w:color="000000"/>
            </w:tcBorders>
            <w:shd w:fill="EDF2F8" w:val="clear"/>
          </w:tcPr>
          <w:p>
            <w:pPr>
              <w:pStyle w:val="Tabletext"/>
              <w:spacing w:before="60" w:after="60"/>
              <w:jc w:val="left"/>
              <w:cnfStyle w:val="000000000000" w:firstRow="0" w:lastRow="0" w:firstColumn="0" w:lastColumn="0" w:oddVBand="0" w:evenVBand="0" w:oddHBand="0" w:evenHBand="0" w:firstRowFirstColumn="0" w:firstRowLastColumn="0" w:lastRowFirstColumn="0" w:lastRowLastColumn="0"/>
              <w:rPr>
                <w:rFonts w:ascii="Georgia" w:hAnsi="Georgia"/>
                <w:szCs w:val="18"/>
              </w:rPr>
            </w:pPr>
            <w:r>
              <w:rPr>
                <w:rFonts w:ascii="Arial" w:hAnsi="Arial"/>
                <w:b w:val="false"/>
                <w:bCs w:val="false"/>
                <w:i w:val="false"/>
                <w:iCs w:val="false"/>
                <w:strike w:val="false"/>
                <w:dstrike w:val="false"/>
                <w:outline w:val="false"/>
                <w:shadow w:val="false"/>
                <w:color w:val="000000"/>
                <w:sz w:val="24"/>
                <w:szCs w:val="18"/>
                <w:u w:val="none"/>
              </w:rPr>
              <w:t xml:space="preserve">This deployment includes Amazon EFS, which is not available in all AWS Regions. For a current list of supported Regions, see </w:t>
            </w:r>
            <w:r>
              <w:fldChar w:fldCharType="begin"/>
            </w:r>
            <w:r>
              <w:rPr>
                <w:rStyle w:val="InternetLink"/>
                <w:outline w:val="false"/>
                <w:dstrike w:val="false"/>
                <w:strike w:val="false"/>
                <w:sz w:val="24"/>
                <w:i w:val="false"/>
                <w:shadow w:val="false"/>
                <w:u w:val="none"/>
                <w:b w:val="false"/>
                <w:szCs w:val="18"/>
                <w:iCs w:val="false"/>
                <w:bCs w:val="false"/>
                <w:rFonts w:ascii="Arial" w:hAnsi="Arial"/>
                <w:color w:val="000000"/>
              </w:rPr>
              <w:instrText> HYPERLINK "https://docs.aws.amazon.com/general/latest/gr/rande.html" \l "elasticfilesystem-region"</w:instrText>
            </w:r>
            <w:r>
              <w:rPr>
                <w:rStyle w:val="InternetLink"/>
                <w:outline w:val="false"/>
                <w:dstrike w:val="false"/>
                <w:strike w:val="false"/>
                <w:sz w:val="24"/>
                <w:i w:val="false"/>
                <w:shadow w:val="false"/>
                <w:u w:val="none"/>
                <w:b w:val="false"/>
                <w:szCs w:val="18"/>
                <w:iCs w:val="false"/>
                <w:bCs w:val="false"/>
                <w:rFonts w:ascii="Arial" w:hAnsi="Arial"/>
                <w:color w:val="000000"/>
              </w:rPr>
              <w:fldChar w:fldCharType="separate"/>
            </w:r>
            <w:r>
              <w:rPr>
                <w:rStyle w:val="InternetLink"/>
                <w:rFonts w:ascii="Arial" w:hAnsi="Arial"/>
                <w:b w:val="false"/>
                <w:bCs w:val="false"/>
                <w:i w:val="false"/>
                <w:iCs w:val="false"/>
                <w:strike w:val="false"/>
                <w:dstrike w:val="false"/>
                <w:outline w:val="false"/>
                <w:shadow w:val="false"/>
                <w:color w:val="000000"/>
                <w:sz w:val="24"/>
                <w:szCs w:val="18"/>
                <w:u w:val="none"/>
              </w:rPr>
              <w:t>AWS Regions and Endpoints</w:t>
            </w:r>
            <w:r>
              <w:rPr>
                <w:rStyle w:val="InternetLink"/>
                <w:outline w:val="false"/>
                <w:dstrike w:val="false"/>
                <w:strike w:val="false"/>
                <w:sz w:val="24"/>
                <w:i w:val="false"/>
                <w:shadow w:val="false"/>
                <w:u w:val="none"/>
                <w:b w:val="false"/>
                <w:szCs w:val="18"/>
                <w:iCs w:val="false"/>
                <w:bCs w:val="false"/>
                <w:rFonts w:ascii="Arial" w:hAnsi="Arial"/>
                <w:color w:val="000000"/>
              </w:rPr>
              <w:fldChar w:fldCharType="end"/>
            </w:r>
            <w:r>
              <w:rPr>
                <w:rFonts w:ascii="Arial" w:hAnsi="Arial"/>
                <w:b w:val="false"/>
                <w:bCs w:val="false"/>
                <w:i w:val="false"/>
                <w:iCs w:val="false"/>
                <w:strike w:val="false"/>
                <w:dstrike w:val="false"/>
                <w:outline w:val="false"/>
                <w:shadow w:val="false"/>
                <w:color w:val="000000"/>
                <w:sz w:val="24"/>
                <w:szCs w:val="18"/>
                <w:u w:val="none"/>
              </w:rPr>
              <w:t xml:space="preserve"> in the AWS documentation.</w:t>
            </w:r>
          </w:p>
        </w:tc>
      </w:tr>
      <w:tr>
        <w:trPr/>
        <w:tc>
          <w:tcPr>
            <w:tcW w:w="1978" w:type="dxa"/>
            <w:cnfStyle w:val="001000000000" w:firstRow="0" w:lastRow="0" w:firstColumn="1" w:lastColumn="0" w:oddVBand="0" w:evenVBand="0" w:oddHBand="0" w:evenHBand="0" w:firstRowFirstColumn="0" w:firstRowLastColumn="0" w:lastRowFirstColumn="0" w:lastRowLastColumn="0"/>
            <w:tcBorders>
              <w:left w:val="single" w:sz="4" w:space="0" w:color="000000"/>
              <w:bottom w:val="single" w:sz="4" w:space="0" w:color="000000"/>
            </w:tcBorders>
            <w:shd w:fill="EDF2F8" w:val="clear"/>
          </w:tcPr>
          <w:p>
            <w:pPr>
              <w:pStyle w:val="Tabletext"/>
              <w:spacing w:before="60" w:after="60"/>
              <w:jc w:val="left"/>
              <w:rPr>
                <w:rStyle w:val="InternetLink"/>
                <w:rFonts w:ascii="Georgia" w:hAnsi="Georgia"/>
                <w:b w:val="false"/>
                <w:b w:val="false"/>
                <w:szCs w:val="18"/>
              </w:rPr>
            </w:pPr>
            <w:hyperlink r:id="rId19">
              <w:r>
                <w:rPr>
                  <w:rStyle w:val="InternetLink"/>
                  <w:rFonts w:ascii="Arial" w:hAnsi="Arial"/>
                  <w:b/>
                  <w:bCs w:val="false"/>
                  <w:i w:val="false"/>
                  <w:iCs w:val="false"/>
                  <w:strike w:val="false"/>
                  <w:dstrike w:val="false"/>
                  <w:outline w:val="false"/>
                  <w:shadow w:val="false"/>
                  <w:color w:val="000000"/>
                  <w:sz w:val="24"/>
                  <w:szCs w:val="18"/>
                  <w:u w:val="none"/>
                </w:rPr>
                <w:t>Key pair</w:t>
              </w:r>
            </w:hyperlink>
          </w:p>
        </w:tc>
        <w:tc>
          <w:tcPr>
            <w:tcW w:w="7217" w:type="dxa"/>
            <w:tcBorders>
              <w:left w:val="single" w:sz="4" w:space="0" w:color="000000"/>
              <w:bottom w:val="single" w:sz="4" w:space="0" w:color="000000"/>
              <w:right w:val="single" w:sz="4" w:space="0" w:color="000000"/>
            </w:tcBorders>
            <w:shd w:fill="EDF2F8" w:val="clear"/>
          </w:tcPr>
          <w:p>
            <w:pPr>
              <w:pStyle w:val="Tabletext"/>
              <w:spacing w:before="60" w:after="60"/>
              <w:jc w:val="left"/>
              <w:cnfStyle w:val="000000000000" w:firstRow="0" w:lastRow="0" w:firstColumn="0" w:lastColumn="0" w:oddVBand="0" w:evenVBand="0" w:oddHBand="0" w:evenHBand="0" w:firstRowFirstColumn="0" w:firstRowLastColumn="0" w:lastRowFirstColumn="0" w:lastRowLastColumn="0"/>
              <w:rPr>
                <w:rFonts w:ascii="Georgia" w:hAnsi="Georgia"/>
                <w:szCs w:val="18"/>
              </w:rPr>
            </w:pPr>
            <w:r>
              <w:rPr>
                <w:rFonts w:ascii="Arial" w:hAnsi="Arial"/>
                <w:b w:val="false"/>
                <w:bCs w:val="false"/>
                <w:i w:val="false"/>
                <w:iCs w:val="false"/>
                <w:strike w:val="false"/>
                <w:dstrike w:val="false"/>
                <w:outline w:val="false"/>
                <w:shadow w:val="false"/>
                <w:color w:val="000000"/>
                <w:sz w:val="24"/>
                <w:szCs w:val="18"/>
                <w:u w:val="none"/>
              </w:rPr>
              <w:t xml:space="preserve">Make sure that at least one </w:t>
            </w:r>
            <w:r>
              <w:rPr>
                <w:rFonts w:eastAsia="" w:ascii="Arial" w:hAnsi="Arial" w:eastAsiaTheme="majorEastAsia"/>
                <w:b w:val="false"/>
                <w:bCs w:val="false"/>
                <w:i w:val="false"/>
                <w:iCs w:val="false"/>
                <w:strike w:val="false"/>
                <w:dstrike w:val="false"/>
                <w:outline w:val="false"/>
                <w:shadow w:val="false"/>
                <w:color w:val="000000"/>
                <w:sz w:val="24"/>
                <w:szCs w:val="18"/>
                <w:u w:val="none"/>
              </w:rPr>
              <w:t>Amazon EC2 key pair</w:t>
            </w:r>
            <w:r>
              <w:rPr>
                <w:rFonts w:ascii="Arial" w:hAnsi="Arial"/>
                <w:b w:val="false"/>
                <w:bCs w:val="false"/>
                <w:i w:val="false"/>
                <w:iCs w:val="false"/>
                <w:strike w:val="false"/>
                <w:dstrike w:val="false"/>
                <w:outline w:val="false"/>
                <w:shadow w:val="false"/>
                <w:color w:val="000000"/>
                <w:sz w:val="24"/>
                <w:szCs w:val="18"/>
                <w:u w:val="none"/>
              </w:rPr>
              <w:t xml:space="preserve"> exists in your AWS account in the Region where you are planning to deploy the Quick Start. Make note of the key pair name. You’ll be prompted for this information during deployment. To create a key pair, follow the </w:t>
            </w:r>
            <w:hyperlink r:id="rId20">
              <w:r>
                <w:rPr>
                  <w:rStyle w:val="InternetLink"/>
                  <w:rFonts w:ascii="Arial" w:hAnsi="Arial"/>
                  <w:b w:val="false"/>
                  <w:bCs w:val="false"/>
                  <w:i w:val="false"/>
                  <w:iCs w:val="false"/>
                  <w:strike w:val="false"/>
                  <w:dstrike w:val="false"/>
                  <w:outline w:val="false"/>
                  <w:shadow w:val="false"/>
                  <w:color w:val="000000"/>
                  <w:sz w:val="24"/>
                  <w:szCs w:val="18"/>
                  <w:u w:val="none"/>
                </w:rPr>
                <w:t>instructions in the AWS documentation</w:t>
              </w:r>
            </w:hyperlink>
            <w:r>
              <w:rPr>
                <w:rFonts w:ascii="Arial" w:hAnsi="Arial"/>
                <w:b w:val="false"/>
                <w:bCs w:val="false"/>
                <w:i w:val="false"/>
                <w:iCs w:val="false"/>
                <w:strike w:val="false"/>
                <w:dstrike w:val="false"/>
                <w:outline w:val="false"/>
                <w:shadow w:val="false"/>
                <w:color w:val="000000"/>
                <w:sz w:val="24"/>
                <w:szCs w:val="18"/>
                <w:u w:val="none"/>
              </w:rPr>
              <w:t>.</w:t>
            </w:r>
          </w:p>
          <w:p>
            <w:pPr>
              <w:pStyle w:val="Tabletext"/>
              <w:spacing w:before="60" w:after="60"/>
              <w:jc w:val="left"/>
              <w:cnfStyle w:val="000000000000" w:firstRow="0" w:lastRow="0" w:firstColumn="0" w:lastColumn="0" w:oddVBand="0" w:evenVBand="0" w:oddHBand="0" w:evenHBand="0" w:firstRowFirstColumn="0" w:firstRowLastColumn="0" w:lastRowFirstColumn="0" w:lastRowLastColumn="0"/>
              <w:rPr>
                <w:rFonts w:ascii="Georgia" w:hAnsi="Georgia"/>
                <w:color w:val="auto"/>
                <w:szCs w:val="18"/>
              </w:rPr>
            </w:pPr>
            <w:r>
              <w:rPr>
                <w:b w:val="false"/>
                <w:bCs w:val="false"/>
                <w:i w:val="false"/>
                <w:iCs w:val="false"/>
                <w:strike w:val="false"/>
                <w:dstrike w:val="false"/>
                <w:outline w:val="false"/>
                <w:shadow w:val="false"/>
                <w:color w:val="000000"/>
                <w:sz w:val="24"/>
                <w:szCs w:val="18"/>
                <w:u w:val="none"/>
              </w:rPr>
              <w:t>If you’re deploying the Quick Start for testing or proof-of-concept purposes, we recommend that you create a new key pair instead of specifying a key pair that’s already being used by a production instance.</w:t>
            </w:r>
          </w:p>
        </w:tc>
      </w:tr>
      <w:tr>
        <w:trPr/>
        <w:tc>
          <w:tcPr>
            <w:tcW w:w="1978" w:type="dxa"/>
            <w:cnfStyle w:val="001000000000" w:firstRow="0" w:lastRow="0" w:firstColumn="1" w:lastColumn="0" w:oddVBand="0" w:evenVBand="0" w:oddHBand="0" w:evenHBand="0" w:firstRowFirstColumn="0" w:firstRowLastColumn="0" w:lastRowFirstColumn="0" w:lastRowLastColumn="0"/>
            <w:tcBorders>
              <w:left w:val="single" w:sz="4" w:space="0" w:color="000000"/>
              <w:bottom w:val="single" w:sz="4" w:space="0" w:color="000000"/>
            </w:tcBorders>
            <w:shd w:fill="EDF2F8" w:val="clear"/>
          </w:tcPr>
          <w:p>
            <w:pPr>
              <w:pStyle w:val="Tabletext"/>
              <w:spacing w:before="60" w:after="60"/>
              <w:jc w:val="left"/>
              <w:rPr>
                <w:rFonts w:ascii="Georgia" w:hAnsi="Georgia"/>
                <w:b w:val="false"/>
                <w:b w:val="false"/>
                <w:szCs w:val="18"/>
              </w:rPr>
            </w:pPr>
            <w:hyperlink r:id="rId21">
              <w:r>
                <w:rPr>
                  <w:rStyle w:val="InternetLink"/>
                  <w:rFonts w:ascii="Arial" w:hAnsi="Arial"/>
                  <w:b/>
                  <w:bCs w:val="false"/>
                  <w:i w:val="false"/>
                  <w:iCs w:val="false"/>
                  <w:strike w:val="false"/>
                  <w:dstrike w:val="false"/>
                  <w:outline w:val="false"/>
                  <w:shadow w:val="false"/>
                  <w:color w:val="000000"/>
                  <w:sz w:val="24"/>
                  <w:szCs w:val="18"/>
                  <w:u w:val="none"/>
                </w:rPr>
                <w:t>IAM permissions</w:t>
              </w:r>
            </w:hyperlink>
          </w:p>
        </w:tc>
        <w:tc>
          <w:tcPr>
            <w:tcW w:w="7217" w:type="dxa"/>
            <w:tcBorders>
              <w:left w:val="single" w:sz="4" w:space="0" w:color="000000"/>
              <w:bottom w:val="single" w:sz="4" w:space="0" w:color="000000"/>
              <w:right w:val="single" w:sz="4" w:space="0" w:color="000000"/>
            </w:tcBorders>
            <w:shd w:fill="EDF2F8" w:val="clear"/>
          </w:tcPr>
          <w:p>
            <w:pPr>
              <w:pStyle w:val="Tabletext"/>
              <w:spacing w:before="60" w:after="60"/>
              <w:jc w:val="left"/>
              <w:cnfStyle w:val="000000000000" w:firstRow="0" w:lastRow="0" w:firstColumn="0" w:lastColumn="0" w:oddVBand="0" w:evenVBand="0" w:oddHBand="0" w:evenHBand="0" w:firstRowFirstColumn="0" w:firstRowLastColumn="0" w:lastRowFirstColumn="0" w:lastRowLastColumn="0"/>
              <w:rPr>
                <w:rFonts w:ascii="Georgia" w:hAnsi="Georgia"/>
                <w:szCs w:val="18"/>
              </w:rPr>
            </w:pPr>
            <w:r>
              <w:rPr>
                <w:b w:val="false"/>
                <w:bCs w:val="false"/>
                <w:i w:val="false"/>
                <w:iCs w:val="false"/>
                <w:strike w:val="false"/>
                <w:dstrike w:val="false"/>
                <w:outline w:val="false"/>
                <w:shadow w:val="false"/>
                <w:color w:val="000000"/>
                <w:sz w:val="24"/>
                <w:szCs w:val="18"/>
                <w:u w:val="none"/>
              </w:rPr>
              <w:t xml:space="preserve">To deploy the Quick Start, you must log in to the AWS Management Console with IAM permissions for the resources and actions the templates will deploy. The </w:t>
            </w:r>
            <w:r>
              <w:rPr>
                <w:b w:val="false"/>
                <w:bCs w:val="false"/>
                <w:i/>
                <w:iCs w:val="false"/>
                <w:strike w:val="false"/>
                <w:dstrike w:val="false"/>
                <w:outline w:val="false"/>
                <w:shadow w:val="false"/>
                <w:color w:val="000000"/>
                <w:sz w:val="24"/>
                <w:szCs w:val="18"/>
                <w:u w:val="none"/>
              </w:rPr>
              <w:t>AdministratorAccess</w:t>
            </w:r>
            <w:r>
              <w:rPr>
                <w:b w:val="false"/>
                <w:bCs w:val="false"/>
                <w:i w:val="false"/>
                <w:iCs w:val="false"/>
                <w:strike w:val="false"/>
                <w:dstrike w:val="false"/>
                <w:outline w:val="false"/>
                <w:shadow w:val="false"/>
                <w:color w:val="000000"/>
                <w:sz w:val="24"/>
                <w:szCs w:val="18"/>
                <w:u w:val="none"/>
              </w:rPr>
              <w:t xml:space="preserve"> managed policy within IAM provides sufficient permissions, although your organization may choose to use a custom policy with more restrictions.</w:t>
            </w:r>
          </w:p>
        </w:tc>
      </w:tr>
      <w:tr>
        <w:trPr/>
        <w:tc>
          <w:tcPr>
            <w:tcW w:w="1978" w:type="dxa"/>
            <w:cnfStyle w:val="001000000000" w:firstRow="0" w:lastRow="0" w:firstColumn="1" w:lastColumn="0" w:oddVBand="0" w:evenVBand="0" w:oddHBand="0" w:evenHBand="0" w:firstRowFirstColumn="0" w:firstRowLastColumn="0" w:lastRowFirstColumn="0" w:lastRowLastColumn="0"/>
            <w:tcBorders>
              <w:left w:val="single" w:sz="4" w:space="0" w:color="000000"/>
              <w:bottom w:val="single" w:sz="4" w:space="0" w:color="000000"/>
            </w:tcBorders>
            <w:shd w:fill="EDF2F8" w:val="clear"/>
          </w:tcPr>
          <w:p>
            <w:pPr>
              <w:pStyle w:val="Tabletext"/>
              <w:spacing w:before="60" w:after="60"/>
              <w:jc w:val="left"/>
              <w:rPr>
                <w:rFonts w:ascii="Georgia" w:hAnsi="Georgia"/>
                <w:b w:val="false"/>
                <w:b w:val="false"/>
                <w:szCs w:val="18"/>
              </w:rPr>
            </w:pPr>
            <w:hyperlink r:id="rId22">
              <w:r>
                <w:rPr>
                  <w:rStyle w:val="InternetLink"/>
                  <w:rFonts w:ascii="Arial" w:hAnsi="Arial"/>
                  <w:b/>
                  <w:bCs w:val="false"/>
                  <w:i w:val="false"/>
                  <w:iCs w:val="false"/>
                  <w:strike w:val="false"/>
                  <w:dstrike w:val="false"/>
                  <w:outline w:val="false"/>
                  <w:shadow w:val="false"/>
                  <w:color w:val="000000"/>
                  <w:sz w:val="24"/>
                  <w:szCs w:val="18"/>
                  <w:u w:val="none"/>
                </w:rPr>
                <w:t>S3 buckets</w:t>
              </w:r>
            </w:hyperlink>
          </w:p>
        </w:tc>
        <w:tc>
          <w:tcPr>
            <w:tcW w:w="7217" w:type="dxa"/>
            <w:tcBorders>
              <w:left w:val="single" w:sz="4" w:space="0" w:color="000000"/>
              <w:bottom w:val="single" w:sz="4" w:space="0" w:color="000000"/>
              <w:right w:val="single" w:sz="4" w:space="0" w:color="000000"/>
            </w:tcBorders>
            <w:shd w:fill="EDF2F8" w:val="clear"/>
          </w:tcPr>
          <w:p>
            <w:pPr>
              <w:pStyle w:val="Tabletext"/>
              <w:spacing w:before="60" w:after="60"/>
              <w:jc w:val="left"/>
              <w:cnfStyle w:val="000000000000" w:firstRow="0" w:lastRow="0" w:firstColumn="0" w:lastColumn="0" w:oddVBand="0" w:evenVBand="0" w:oddHBand="0" w:evenHBand="0" w:firstRowFirstColumn="0" w:firstRowLastColumn="0" w:lastRowFirstColumn="0" w:lastRowLastColumn="0"/>
              <w:rPr>
                <w:rFonts w:ascii="Georgia" w:hAnsi="Georgia"/>
                <w:szCs w:val="18"/>
              </w:rPr>
            </w:pPr>
            <w:r>
              <w:rPr>
                <w:b w:val="false"/>
                <w:bCs w:val="false"/>
                <w:i w:val="false"/>
                <w:iCs w:val="false"/>
                <w:strike w:val="false"/>
                <w:dstrike w:val="false"/>
                <w:outline w:val="false"/>
                <w:shadow w:val="false"/>
                <w:color w:val="000000"/>
                <w:sz w:val="24"/>
                <w:szCs w:val="18"/>
                <w:u w:val="none"/>
              </w:rPr>
              <w:t xml:space="preserve">Unique Amazon S3 bucket names are automatically generated based on the account number and Region. If you delete a stack, the logging buckets are not deleted (to support security review). If you plan to re-deploy this Quick Start in the same Region, you must first manually delete the S3 buckets that were created during the previous deployment; otherwise, the re-deployment will fail. </w:t>
            </w:r>
          </w:p>
        </w:tc>
      </w:tr>
      <w:tr>
        <w:trPr/>
        <w:tc>
          <w:tcPr>
            <w:tcW w:w="1978" w:type="dxa"/>
            <w:cnfStyle w:val="001000000000" w:firstRow="0" w:lastRow="0" w:firstColumn="1" w:lastColumn="0" w:oddVBand="0" w:evenVBand="0" w:oddHBand="0" w:evenHBand="0" w:firstRowFirstColumn="0" w:firstRowLastColumn="0" w:lastRowFirstColumn="0" w:lastRowLastColumn="0"/>
            <w:tcBorders>
              <w:left w:val="single" w:sz="4" w:space="0" w:color="000000"/>
              <w:bottom w:val="single" w:sz="4" w:space="0" w:color="000000"/>
            </w:tcBorders>
            <w:shd w:fill="EDF2F8" w:val="clear"/>
          </w:tcPr>
          <w:p>
            <w:pPr>
              <w:pStyle w:val="Tabletext"/>
              <w:spacing w:before="60" w:after="60"/>
              <w:jc w:val="left"/>
              <w:rPr>
                <w:rFonts w:ascii="Georgia" w:hAnsi="Georgia"/>
                <w:b w:val="false"/>
                <w:b w:val="false"/>
                <w:szCs w:val="18"/>
              </w:rPr>
            </w:pPr>
            <w:r>
              <w:rPr>
                <w:b w:val="false"/>
                <w:bCs w:val="false"/>
                <w:i w:val="false"/>
                <w:iCs w:val="false"/>
                <w:strike w:val="false"/>
                <w:dstrike w:val="false"/>
                <w:outline w:val="false"/>
                <w:shadow w:val="false"/>
                <w:color w:val="000000"/>
                <w:sz w:val="24"/>
                <w:szCs w:val="18"/>
                <w:u w:val="none"/>
              </w:rPr>
              <w:t>Amazon EFS</w:t>
            </w:r>
          </w:p>
        </w:tc>
        <w:tc>
          <w:tcPr>
            <w:tcW w:w="7217" w:type="dxa"/>
            <w:tcBorders>
              <w:left w:val="single" w:sz="4" w:space="0" w:color="000000"/>
              <w:bottom w:val="single" w:sz="4" w:space="0" w:color="000000"/>
              <w:right w:val="single" w:sz="4" w:space="0" w:color="000000"/>
            </w:tcBorders>
            <w:shd w:fill="EDF2F8" w:val="clear"/>
          </w:tcPr>
          <w:p>
            <w:pPr>
              <w:pStyle w:val="Tabletext"/>
              <w:spacing w:before="60" w:after="60"/>
              <w:jc w:val="left"/>
              <w:cnfStyle w:val="000000000000" w:firstRow="0" w:lastRow="0" w:firstColumn="0" w:lastColumn="0" w:oddVBand="0" w:evenVBand="0" w:oddHBand="0" w:evenHBand="0" w:firstRowFirstColumn="0" w:firstRowLastColumn="0" w:lastRowFirstColumn="0" w:lastRowLastColumn="0"/>
              <w:rPr>
                <w:rFonts w:ascii="Georgia" w:hAnsi="Georgia"/>
                <w:szCs w:val="18"/>
              </w:rPr>
            </w:pPr>
            <w:r>
              <w:rPr>
                <w:b w:val="false"/>
                <w:bCs w:val="false"/>
                <w:i w:val="false"/>
                <w:iCs w:val="false"/>
                <w:strike w:val="false"/>
                <w:dstrike w:val="false"/>
                <w:outline w:val="false"/>
                <w:shadow w:val="false"/>
                <w:color w:val="000000"/>
                <w:sz w:val="24"/>
                <w:szCs w:val="18"/>
                <w:u w:val="none"/>
              </w:rPr>
              <w:t xml:space="preserve">Amazon EFS is an AWS managed file storage system for Linux systems.  With Amazon EFS, there is no requirement to provision, patch, or manage a file storage system. Linux systems mount EFS through mount targets using standard NFSv4 mounting options. </w:t>
            </w:r>
          </w:p>
        </w:tc>
      </w:tr>
      <w:tr>
        <w:trPr/>
        <w:tc>
          <w:tcPr>
            <w:tcW w:w="1978" w:type="dxa"/>
            <w:cnfStyle w:val="001000000000" w:firstRow="0" w:lastRow="0" w:firstColumn="1" w:lastColumn="0" w:oddVBand="0" w:evenVBand="0" w:oddHBand="0" w:evenHBand="0" w:firstRowFirstColumn="0" w:firstRowLastColumn="0" w:lastRowFirstColumn="0" w:lastRowLastColumn="0"/>
            <w:tcBorders>
              <w:left w:val="single" w:sz="4" w:space="0" w:color="000000"/>
              <w:bottom w:val="single" w:sz="4" w:space="0" w:color="000000"/>
            </w:tcBorders>
            <w:shd w:fill="EDF2F8" w:val="clear"/>
          </w:tcPr>
          <w:p>
            <w:pPr>
              <w:pStyle w:val="Tabletext"/>
              <w:spacing w:before="60" w:after="60"/>
              <w:jc w:val="left"/>
              <w:rPr>
                <w:rFonts w:ascii="Georgia" w:hAnsi="Georgia"/>
                <w:b w:val="false"/>
                <w:b w:val="false"/>
                <w:szCs w:val="18"/>
              </w:rPr>
            </w:pPr>
            <w:r>
              <w:rPr>
                <w:b w:val="false"/>
                <w:bCs w:val="false"/>
                <w:i w:val="false"/>
                <w:iCs w:val="false"/>
                <w:strike w:val="false"/>
                <w:dstrike w:val="false"/>
                <w:outline w:val="false"/>
                <w:shadow w:val="false"/>
                <w:color w:val="000000"/>
                <w:sz w:val="24"/>
                <w:szCs w:val="18"/>
                <w:u w:val="none"/>
              </w:rPr>
              <w:t>SSL Certificate</w:t>
            </w:r>
          </w:p>
        </w:tc>
        <w:tc>
          <w:tcPr>
            <w:tcW w:w="7217" w:type="dxa"/>
            <w:tcBorders>
              <w:left w:val="single" w:sz="4" w:space="0" w:color="000000"/>
              <w:bottom w:val="single" w:sz="4" w:space="0" w:color="000000"/>
              <w:right w:val="single" w:sz="4" w:space="0" w:color="000000"/>
            </w:tcBorders>
            <w:shd w:fill="EDF2F8" w:val="clear"/>
          </w:tcPr>
          <w:p>
            <w:pPr>
              <w:pStyle w:val="Tabletext"/>
              <w:spacing w:before="60" w:after="60"/>
              <w:jc w:val="left"/>
              <w:cnfStyle w:val="000000000000" w:firstRow="0" w:lastRow="0" w:firstColumn="0" w:lastColumn="0" w:oddVBand="0" w:evenVBand="0" w:oddHBand="0" w:evenHBand="0" w:firstRowFirstColumn="0" w:firstRowLastColumn="0" w:lastRowFirstColumn="0" w:lastRowLastColumn="0"/>
              <w:rPr>
                <w:rFonts w:ascii="Georgia" w:hAnsi="Georgia"/>
                <w:szCs w:val="18"/>
              </w:rPr>
            </w:pPr>
            <w:r>
              <w:rPr>
                <w:b w:val="false"/>
                <w:bCs w:val="false"/>
                <w:i w:val="false"/>
                <w:iCs w:val="false"/>
                <w:strike w:val="false"/>
                <w:dstrike w:val="false"/>
                <w:outline w:val="false"/>
                <w:shadow w:val="false"/>
                <w:color w:val="000000"/>
                <w:sz w:val="24"/>
                <w:szCs w:val="18"/>
                <w:u w:val="none"/>
              </w:rPr>
              <w:t>You can supply your own SSL certificate, or provision one with AWS Certificate Manager (ACM) prior to launching this Quick Start.</w:t>
            </w:r>
          </w:p>
        </w:tc>
      </w:tr>
      <w:tr>
        <w:trPr/>
        <w:tc>
          <w:tcPr>
            <w:tcW w:w="1978" w:type="dxa"/>
            <w:cnfStyle w:val="001000000000" w:firstRow="0" w:lastRow="0" w:firstColumn="1" w:lastColumn="0" w:oddVBand="0" w:evenVBand="0" w:oddHBand="0" w:evenHBand="0" w:firstRowFirstColumn="0" w:firstRowLastColumn="0" w:lastRowFirstColumn="0" w:lastRowLastColumn="0"/>
            <w:tcBorders>
              <w:left w:val="single" w:sz="4" w:space="0" w:color="000000"/>
              <w:bottom w:val="single" w:sz="4" w:space="0" w:color="000000"/>
            </w:tcBorders>
            <w:shd w:fill="EDF2F8" w:val="clear"/>
          </w:tcPr>
          <w:p>
            <w:pPr>
              <w:pStyle w:val="TextBody"/>
              <w:spacing w:lineRule="auto" w:line="276" w:before="0" w:after="140"/>
              <w:rPr>
                <w:b/>
                <w:b/>
              </w:rPr>
            </w:pPr>
            <w:ins w:id="17" w:author="Unknown Author" w:date="2020-07-01T15:09:16Z">
              <w:r>
                <w:rPr>
                  <w:b/>
                </w:rPr>
                <w:t>Boomi MFA install token</w:t>
              </w:r>
            </w:ins>
          </w:p>
        </w:tc>
        <w:tc>
          <w:tcPr>
            <w:tcW w:w="7217" w:type="dxa"/>
            <w:tcBorders>
              <w:left w:val="single" w:sz="4" w:space="0" w:color="000000"/>
              <w:bottom w:val="single" w:sz="4" w:space="0" w:color="000000"/>
              <w:right w:val="single" w:sz="4" w:space="0" w:color="000000"/>
            </w:tcBorders>
            <w:shd w:fill="EDF2F8" w:val="clear"/>
          </w:tcPr>
          <w:p>
            <w:pPr>
              <w:pStyle w:val="TextBody"/>
              <w:spacing w:lineRule="auto" w:line="276" w:before="0" w:after="140"/>
              <w:rPr/>
            </w:pPr>
            <w:ins w:id="18" w:author="Unknown Author" w:date="2020-07-01T15:10:14Z">
              <w:r>
                <w:rPr/>
                <w:t>An MFA installation token generated by your Dell Boomi Administrator</w:t>
              </w:r>
            </w:ins>
          </w:p>
        </w:tc>
      </w:tr>
      <w:tr>
        <w:trPr/>
        <w:tc>
          <w:tcPr>
            <w:tcW w:w="1978" w:type="dxa"/>
            <w:cnfStyle w:val="001000000000" w:firstRow="0" w:lastRow="0" w:firstColumn="1" w:lastColumn="0" w:oddVBand="0" w:evenVBand="0" w:oddHBand="0" w:evenHBand="0" w:firstRowFirstColumn="0" w:firstRowLastColumn="0" w:lastRowFirstColumn="0" w:lastRowLastColumn="0"/>
            <w:tcBorders>
              <w:left w:val="single" w:sz="4" w:space="0" w:color="000000"/>
              <w:bottom w:val="single" w:sz="4" w:space="0" w:color="000000"/>
            </w:tcBorders>
            <w:shd w:fill="EDF2F8" w:val="clear"/>
          </w:tcPr>
          <w:p>
            <w:pPr>
              <w:pStyle w:val="TextBody"/>
              <w:spacing w:before="0" w:after="140"/>
              <w:rPr>
                <w:rFonts w:ascii="Georgia" w:hAnsi="Georgia"/>
                <w:b w:val="false"/>
                <w:b w:val="false"/>
                <w:szCs w:val="18"/>
              </w:rPr>
            </w:pPr>
            <w:ins w:id="19" w:author="Unknown Author" w:date="2020-07-01T15:10:14Z">
              <w:r>
                <w:rPr>
                  <w:b/>
                </w:rPr>
                <w:t>Boomi MFA API token</w:t>
              </w:r>
            </w:ins>
          </w:p>
        </w:tc>
        <w:tc>
          <w:tcPr>
            <w:tcW w:w="7217" w:type="dxa"/>
            <w:tcBorders>
              <w:left w:val="single" w:sz="4" w:space="0" w:color="000000"/>
              <w:bottom w:val="single" w:sz="4" w:space="0" w:color="000000"/>
              <w:right w:val="single" w:sz="4" w:space="0" w:color="000000"/>
            </w:tcBorders>
            <w:shd w:fill="EDF2F8" w:val="clear"/>
          </w:tcPr>
          <w:p>
            <w:pPr>
              <w:pStyle w:val="TextBody"/>
              <w:spacing w:lineRule="auto" w:line="276" w:before="0" w:after="140"/>
              <w:rPr/>
            </w:pPr>
            <w:ins w:id="20" w:author="Unknown Author" w:date="2020-07-01T15:11:10Z">
              <w:r>
                <w:rPr/>
                <w:t>An MFA API token generated by your Dell Boomi Administrator</w:t>
              </w:r>
            </w:ins>
          </w:p>
        </w:tc>
      </w:tr>
    </w:tbl>
    <w:p>
      <w:pPr>
        <w:pStyle w:val="Heading2"/>
        <w:rPr/>
      </w:pPr>
      <w:bookmarkStart w:id="13" w:name="_Toc20823823"/>
      <w:r>
        <w:rPr/>
        <w:t>Deployment options</w:t>
      </w:r>
      <w:bookmarkEnd w:id="13"/>
    </w:p>
    <w:p>
      <w:pPr>
        <w:pStyle w:val="Normal"/>
        <w:keepNext w:val="true"/>
        <w:keepLines/>
        <w:spacing w:before="0" w:after="140"/>
        <w:rPr/>
      </w:pPr>
      <w:r>
        <w:rPr/>
        <w:t>This Quick Start provides two deployment options:</w:t>
      </w:r>
    </w:p>
    <w:p>
      <w:pPr>
        <w:pStyle w:val="Normal"/>
        <w:keepNext w:val="true"/>
        <w:keepLines/>
        <w:numPr>
          <w:ilvl w:val="0"/>
          <w:numId w:val="1"/>
        </w:numPr>
        <w:spacing w:lineRule="auto" w:line="240" w:before="0" w:after="140"/>
        <w:rPr/>
      </w:pPr>
      <w:r>
        <w:rPr>
          <w:b/>
        </w:rPr>
        <w:t>Deploy Dell Boomi Molecule into a new VPC (end-to-end deployment)</w:t>
      </w:r>
      <w:r>
        <w:rPr/>
        <w:t>. This option builds a new AWS environment consisting of the VPC, subnets, NAT gateways, security groups, bastion hosts, and other infrastructure components, and then deploys Dell Boomi Molecule into this new VPC.</w:t>
      </w:r>
    </w:p>
    <w:p>
      <w:pPr>
        <w:pStyle w:val="Normal"/>
        <w:numPr>
          <w:ilvl w:val="0"/>
          <w:numId w:val="1"/>
        </w:numPr>
        <w:spacing w:lineRule="auto" w:line="240"/>
        <w:rPr/>
      </w:pPr>
      <w:r>
        <w:rPr>
          <w:b/>
        </w:rPr>
        <w:t>Deploy Dell Boomi Molecule into an existing VPC</w:t>
      </w:r>
      <w:r>
        <w:rPr/>
        <w:t>. This option provisions Dell Boomi in your existing AWS infrastructure.</w:t>
      </w:r>
    </w:p>
    <w:p>
      <w:pPr>
        <w:pStyle w:val="Normal"/>
        <w:spacing w:before="0" w:after="400"/>
        <w:rPr/>
      </w:pPr>
      <w:r>
        <w:rPr/>
        <w:t>The Quick Start provides separate templates for these options. It also lets you configure CIDR blocks, instance types, and Dell Boomi settings, as discussed later in this guide.</w:t>
      </w:r>
    </w:p>
    <w:p>
      <w:pPr>
        <w:pStyle w:val="Heading2"/>
        <w:rPr/>
      </w:pPr>
      <w:ins w:id="21" w:author="Unknown Author" w:date="2020-07-14T09:57:03Z">
        <w:r>
          <w:rPr>
            <w:rFonts w:eastAsia="Times New Roman" w:cs="Times New Roman"/>
            <w:color w:val="146EB4"/>
            <w:kern w:val="2"/>
            <w:sz w:val="28"/>
            <w:szCs w:val="24"/>
            <w:lang w:val="en-US" w:eastAsia="en-US" w:bidi="ar-SA"/>
          </w:rPr>
          <w:t>Authentication</w:t>
        </w:r>
      </w:ins>
      <w:ins w:id="22" w:author="Unknown Author" w:date="2020-07-14T09:57:03Z">
        <w:bookmarkStart w:id="14" w:name="_Toc208238231"/>
        <w:r>
          <w:rPr/>
          <w:t xml:space="preserve"> options</w:t>
        </w:r>
      </w:ins>
      <w:bookmarkEnd w:id="14"/>
    </w:p>
    <w:p>
      <w:pPr>
        <w:pStyle w:val="Normal"/>
        <w:keepNext w:val="true"/>
        <w:keepLines/>
        <w:spacing w:before="0" w:after="140"/>
        <w:rPr/>
      </w:pPr>
      <w:ins w:id="24" w:author="Unknown Author" w:date="2020-07-14T09:57:03Z">
        <w:r>
          <w:rPr/>
          <w:t xml:space="preserve">This Quick Start provides two </w:t>
        </w:r>
      </w:ins>
      <w:ins w:id="25" w:author="Unknown Author" w:date="2020-07-14T09:57:03Z">
        <w:r>
          <w:rPr>
            <w:rFonts w:eastAsia="Times New Roman" w:cs="Times New Roman"/>
            <w:color w:val="212120"/>
            <w:kern w:val="2"/>
            <w:sz w:val="24"/>
            <w:szCs w:val="24"/>
            <w:lang w:val="en-US" w:eastAsia="en-US" w:bidi="ar-SA"/>
          </w:rPr>
          <w:t>authentication</w:t>
        </w:r>
      </w:ins>
      <w:ins w:id="26" w:author="Unknown Author" w:date="2020-07-14T09:57:03Z">
        <w:r>
          <w:rPr/>
          <w:t xml:space="preserve"> options:</w:t>
        </w:r>
      </w:ins>
    </w:p>
    <w:p>
      <w:pPr>
        <w:pStyle w:val="Normal"/>
        <w:keepNext w:val="true"/>
        <w:keepLines/>
        <w:numPr>
          <w:ilvl w:val="0"/>
          <w:numId w:val="1"/>
        </w:numPr>
        <w:spacing w:lineRule="auto" w:line="240" w:before="0" w:after="140"/>
        <w:rPr/>
      </w:pPr>
      <w:ins w:id="28" w:author="Unknown Author" w:date="2020-07-14T09:57:03Z">
        <w:r>
          <w:rPr>
            <w:b/>
          </w:rPr>
          <w:t xml:space="preserve">Deploy Dell Boomi Molecule </w:t>
        </w:r>
      </w:ins>
      <w:ins w:id="29" w:author="Unknown Author" w:date="2020-07-14T09:57:03Z">
        <w:r>
          <w:rPr>
            <w:rFonts w:eastAsia="Times New Roman" w:cs="Times New Roman"/>
            <w:b/>
            <w:color w:val="212120"/>
            <w:kern w:val="2"/>
            <w:sz w:val="24"/>
            <w:szCs w:val="24"/>
            <w:lang w:val="en-US" w:eastAsia="en-US" w:bidi="ar-SA"/>
          </w:rPr>
          <w:t>with username/password.</w:t>
        </w:r>
      </w:ins>
      <w:ins w:id="30" w:author="Unknown Author" w:date="2020-07-14T09:57:03Z">
        <w:r>
          <w:rPr/>
          <w:t xml:space="preserve"> </w:t>
        </w:r>
      </w:ins>
      <w:ins w:id="31" w:author="Unknown Author" w:date="2020-07-14T09:57:03Z">
        <w:r>
          <w:rPr>
            <w:rFonts w:eastAsia="Times New Roman" w:cs="Times New Roman"/>
            <w:color w:val="212120"/>
            <w:kern w:val="2"/>
            <w:sz w:val="24"/>
            <w:szCs w:val="24"/>
            <w:lang w:val="en-US" w:eastAsia="en-US" w:bidi="ar-SA"/>
          </w:rPr>
          <w:t>This option allows the user to put in a username/password who is authorized to create new Atoms.</w:t>
        </w:r>
      </w:ins>
    </w:p>
    <w:p>
      <w:pPr>
        <w:pStyle w:val="Normal"/>
        <w:numPr>
          <w:ilvl w:val="0"/>
          <w:numId w:val="1"/>
        </w:numPr>
        <w:spacing w:lineRule="auto" w:line="240"/>
        <w:rPr/>
      </w:pPr>
      <w:ins w:id="33" w:author="Unknown Author" w:date="2020-07-14T09:57:03Z">
        <w:r>
          <w:rPr>
            <w:b/>
          </w:rPr>
          <w:t>Deploy Dell Boomi Molecule with installation token and API key</w:t>
        </w:r>
      </w:ins>
      <w:ins w:id="34" w:author="Unknown Author" w:date="2020-07-14T09:57:03Z">
        <w:r>
          <w:rPr/>
          <w:t xml:space="preserve">. This option provisions </w:t>
        </w:r>
      </w:ins>
      <w:ins w:id="35" w:author="Unknown Author" w:date="2020-07-14T09:57:03Z">
        <w:r>
          <w:rPr>
            <w:rFonts w:eastAsia="Times New Roman" w:cs="Times New Roman"/>
            <w:color w:val="212120"/>
            <w:kern w:val="2"/>
            <w:sz w:val="24"/>
            <w:szCs w:val="24"/>
            <w:lang w:val="en-US" w:eastAsia="en-US" w:bidi="ar-SA"/>
          </w:rPr>
          <w:t>doesn</w:t>
        </w:r>
      </w:ins>
      <w:ins w:id="36" w:author="Unknown Author" w:date="2020-07-14T09:58:35Z">
        <w:r>
          <w:rPr>
            <w:rFonts w:eastAsia="Times New Roman" w:cs="Times New Roman"/>
            <w:color w:val="212120"/>
            <w:kern w:val="2"/>
            <w:sz w:val="24"/>
            <w:szCs w:val="24"/>
            <w:lang w:val="en-US" w:eastAsia="en-US" w:bidi="ar-SA"/>
          </w:rPr>
          <w:t>’t share any passwords and is recommended. Instead of providing username/password, you will provid</w:t>
        </w:r>
      </w:ins>
      <w:ins w:id="37" w:author="Unknown Author" w:date="2020-07-14T09:59:00Z">
        <w:r>
          <w:rPr>
            <w:rFonts w:eastAsia="Times New Roman" w:cs="Times New Roman"/>
            <w:color w:val="212120"/>
            <w:kern w:val="2"/>
            <w:sz w:val="24"/>
            <w:szCs w:val="24"/>
            <w:lang w:val="en-US" w:eastAsia="en-US" w:bidi="ar-SA"/>
          </w:rPr>
          <w:t>e the following: username, API Key, and installation token.</w:t>
        </w:r>
      </w:ins>
    </w:p>
    <w:p>
      <w:pPr>
        <w:pStyle w:val="Heading1"/>
        <w:rPr/>
      </w:pPr>
      <w:bookmarkStart w:id="15" w:name="_Toc20823824"/>
      <w:r>
        <w:rPr/>
        <w:t>Deployment steps</w:t>
      </w:r>
      <w:bookmarkEnd w:id="15"/>
    </w:p>
    <w:p>
      <w:pPr>
        <w:pStyle w:val="Heading2"/>
        <w:spacing w:before="140" w:after="100"/>
        <w:rPr/>
      </w:pPr>
      <w:bookmarkStart w:id="16" w:name="_Toc20823825"/>
      <w:r>
        <w:rPr/>
        <w:t>Step 1. Sign in to your AWS account</w:t>
      </w:r>
      <w:bookmarkEnd w:id="16"/>
    </w:p>
    <w:p>
      <w:pPr>
        <w:pStyle w:val="ListNumber"/>
        <w:numPr>
          <w:ilvl w:val="0"/>
          <w:numId w:val="3"/>
        </w:numPr>
        <w:rPr/>
      </w:pPr>
      <w:r>
        <w:rPr/>
        <w:t xml:space="preserve">Sign in to your AWS account at </w:t>
      </w:r>
      <w:hyperlink r:id="rId23">
        <w:r>
          <w:rPr>
            <w:color w:val="0000FF"/>
            <w:u w:val="single"/>
          </w:rPr>
          <w:t>https://aws.amazon.com</w:t>
        </w:r>
      </w:hyperlink>
      <w:r>
        <w:rPr/>
        <w:t xml:space="preserve"> with an IAM user role that has the necessary permissions. For details, see </w:t>
      </w:r>
      <w:hyperlink w:anchor="_heading=h.3dy6vkm">
        <w:r>
          <w:rPr>
            <w:color w:val="0000FF"/>
            <w:u w:val="single"/>
          </w:rPr>
          <w:t>Planning the deployment</w:t>
        </w:r>
      </w:hyperlink>
      <w:r>
        <w:rPr/>
        <w:t xml:space="preserve"> earlier in this guide. </w:t>
      </w:r>
    </w:p>
    <w:p>
      <w:pPr>
        <w:pStyle w:val="ListNumber"/>
        <w:numPr>
          <w:ilvl w:val="0"/>
          <w:numId w:val="3"/>
        </w:numPr>
        <w:rPr/>
      </w:pPr>
      <w:r>
        <w:rPr/>
        <w:t xml:space="preserve">Make sure that your AWS account is configured correctly, as discussed in the </w:t>
      </w:r>
      <w:hyperlink w:anchor="_heading=h.17dp8vu">
        <w:r>
          <w:rPr>
            <w:color w:val="0000FF"/>
            <w:u w:val="single"/>
          </w:rPr>
          <w:t>Technical requirements</w:t>
        </w:r>
      </w:hyperlink>
      <w:r>
        <w:rPr/>
        <w:t xml:space="preserve"> section.</w:t>
      </w:r>
    </w:p>
    <w:p>
      <w:pPr>
        <w:pStyle w:val="ListNumber"/>
        <w:numPr>
          <w:ilvl w:val="0"/>
          <w:numId w:val="3"/>
        </w:numPr>
        <w:rPr/>
      </w:pPr>
      <w:r>
        <w:rPr/>
        <w:t>Use the Region selector in the navigation bar to choose the AWS Region where you want to deploy Dell Boomi</w:t>
      </w:r>
      <w:r>
        <w:rPr>
          <w:color w:val="A6A6A6"/>
        </w:rPr>
        <w:t xml:space="preserve"> </w:t>
      </w:r>
      <w:r>
        <w:rPr>
          <w:color w:val="000000"/>
        </w:rPr>
        <w:t xml:space="preserve">Molecule </w:t>
      </w:r>
      <w:r>
        <w:rPr/>
        <w:t>on AWS.</w:t>
      </w:r>
    </w:p>
    <w:p>
      <w:pPr>
        <w:pStyle w:val="ListNumber"/>
        <w:numPr>
          <w:ilvl w:val="0"/>
          <w:numId w:val="3"/>
        </w:numPr>
        <w:rPr/>
      </w:pPr>
      <w:r>
        <w:rPr/>
        <w:t xml:space="preserve">Select the key pair that you created earlier. In the navigation pane of the </w:t>
      </w:r>
      <w:hyperlink r:id="rId24">
        <w:r>
          <w:rPr>
            <w:color w:val="0000FF"/>
            <w:u w:val="single"/>
          </w:rPr>
          <w:t>Amazon EC2 console</w:t>
        </w:r>
      </w:hyperlink>
      <w:r>
        <w:rPr/>
        <w:t xml:space="preserve">, choose </w:t>
      </w:r>
      <w:r>
        <w:rPr>
          <w:b/>
        </w:rPr>
        <w:t>Key Pairs</w:t>
      </w:r>
      <w:r>
        <w:rPr/>
        <w:t>, and then choose your key pair from the list.</w:t>
      </w:r>
    </w:p>
    <w:p>
      <w:pPr>
        <w:pStyle w:val="ListNumber"/>
        <w:numPr>
          <w:ilvl w:val="0"/>
          <w:numId w:val="3"/>
        </w:numPr>
        <w:rPr/>
      </w:pPr>
      <w:r>
        <w:rPr/>
        <w:t xml:space="preserve">Select the SSL certificate, as discussed in the </w:t>
      </w:r>
      <w:hyperlink w:anchor="_heading=h.17dp8vu">
        <w:r>
          <w:rPr>
            <w:color w:val="0000FF"/>
            <w:u w:val="single"/>
          </w:rPr>
          <w:t>Technical requirements</w:t>
        </w:r>
      </w:hyperlink>
      <w:r>
        <w:rPr/>
        <w:t xml:space="preserve"> section. In the navigation pane of the </w:t>
      </w:r>
      <w:hyperlink r:id="rId25">
        <w:r>
          <w:rPr>
            <w:color w:val="0000FF"/>
            <w:u w:val="single"/>
          </w:rPr>
          <w:t>Amazon ACM console</w:t>
        </w:r>
      </w:hyperlink>
      <w:r>
        <w:rPr/>
        <w:t xml:space="preserve">, select the domain the certificate is associated with, and then copy the Amazon Resource Name (ARN) of the certificate. </w:t>
      </w:r>
    </w:p>
    <w:p>
      <w:pPr>
        <w:pStyle w:val="Heading2"/>
        <w:rPr/>
      </w:pPr>
      <w:bookmarkStart w:id="17" w:name="_Toc20823826"/>
      <w:r>
        <w:rPr/>
        <w:t>Step 2. Launch the Quick Start</w:t>
      </w:r>
      <w:bookmarkEnd w:id="17"/>
    </w:p>
    <w:p>
      <w:pPr>
        <w:pStyle w:val="Note"/>
        <w:rPr/>
      </w:pPr>
      <w:r>
        <w:rPr>
          <w:b/>
        </w:rPr>
        <w:t>Notes</w:t>
      </w:r>
      <w:r>
        <w:rPr/>
        <w:t xml:space="preserve">     The instructions in this section reflect the older version of the AWS CloudFormation console. If you’re using the redesigned console, some of the user interface elements might be different.</w:t>
        <w:br/>
        <w:br/>
        <w:t>You are responsible for the cost of the AWS services used while running this Quick Start reference deployment. There is no additional cost for using this Quick Start. For full details, see the pricing pages for each AWS service you will be using in this Quick Start. Prices are subject to change.</w:t>
      </w:r>
    </w:p>
    <w:p>
      <w:pPr>
        <w:pStyle w:val="ListNumber"/>
        <w:numPr>
          <w:ilvl w:val="0"/>
          <w:numId w:val="6"/>
        </w:numPr>
        <w:rPr/>
      </w:pPr>
      <w:r>
        <w:rPr/>
        <w:t xml:space="preserve">Choose one of the following options to launch the AWS CloudFormation template into your AWS account. For help choosing an option, see </w:t>
      </w:r>
      <w:hyperlink w:anchor="_heading=h.4d34og8">
        <w:r>
          <w:rPr>
            <w:color w:val="0000FF"/>
            <w:u w:val="single"/>
          </w:rPr>
          <w:t>deployment options</w:t>
        </w:r>
      </w:hyperlink>
      <w:r>
        <w:rPr/>
        <w:t xml:space="preserve"> earlier in this guide.</w:t>
      </w:r>
    </w:p>
    <w:tbl>
      <w:tblPr>
        <w:tblStyle w:val="17"/>
        <w:tblW w:w="8064" w:type="dxa"/>
        <w:jc w:val="center"/>
        <w:tblInd w:w="0" w:type="dxa"/>
        <w:shd w:fill="EDF2F8" w:val="clear"/>
        <w:tblCellMar>
          <w:top w:w="0" w:type="dxa"/>
          <w:left w:w="108" w:type="dxa"/>
          <w:bottom w:w="0" w:type="dxa"/>
          <w:right w:w="108" w:type="dxa"/>
        </w:tblCellMar>
        <w:tblLook w:noVBand="1" w:val="0400" w:noHBand="0" w:lastColumn="0" w:firstColumn="0" w:lastRow="0" w:firstRow="0"/>
      </w:tblPr>
      <w:tblGrid>
        <w:gridCol w:w="4032"/>
        <w:gridCol w:w="4031"/>
      </w:tblGrid>
      <w:tr>
        <w:trPr>
          <w:trHeight w:val="1140" w:hRule="atLeast"/>
        </w:trPr>
        <w:tc>
          <w:tcPr>
            <w:tcW w:w="4032" w:type="dxa"/>
            <w:tcBorders/>
            <w:shd w:fill="EDF2F8" w:val="clear"/>
            <w:vAlign w:val="bottom"/>
          </w:tcPr>
          <w:p>
            <w:pPr>
              <w:pStyle w:val="Normal"/>
              <w:keepNext w:val="true"/>
              <w:keepLines/>
              <w:spacing w:lineRule="auto" w:line="240" w:before="140" w:after="140"/>
              <w:jc w:val="center"/>
              <w:rPr>
                <w:rFonts w:eastAsia="Georgia" w:cs="Georgia"/>
                <w:color w:val="0000FF"/>
                <w:sz w:val="22"/>
                <w:szCs w:val="22"/>
                <w:u w:val="single"/>
              </w:rPr>
            </w:pPr>
            <w:r>
              <w:rPr>
                <w:color w:val="000000"/>
                <w:szCs w:val="20"/>
              </w:rPr>
              <w:drawing>
                <wp:inline distT="0" distB="0" distL="0" distR="0" wp14:anchorId="356578D3">
                  <wp:extent cx="2196465" cy="459105"/>
                  <wp:effectExtent l="19050" t="19050" r="34290" b="38100"/>
                  <wp:docPr id="3" name="Diagram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tc>
        <w:tc>
          <w:tcPr>
            <w:tcW w:w="4031" w:type="dxa"/>
            <w:tcBorders/>
            <w:shd w:fill="EDF2F8" w:val="clear"/>
            <w:vAlign w:val="bottom"/>
          </w:tcPr>
          <w:p>
            <w:pPr>
              <w:pStyle w:val="Normal"/>
              <w:keepNext w:val="true"/>
              <w:keepLines/>
              <w:spacing w:lineRule="auto" w:line="240" w:before="140" w:after="140"/>
              <w:jc w:val="center"/>
              <w:rPr>
                <w:rFonts w:eastAsia="Georgia" w:cs="Georgia"/>
                <w:color w:val="262626"/>
              </w:rPr>
            </w:pPr>
            <w:r>
              <w:rPr>
                <w:color w:val="000000"/>
                <w:szCs w:val="20"/>
              </w:rPr>
              <w:drawing>
                <wp:inline distT="0" distB="0" distL="0" distR="0" wp14:anchorId="5B15E47D">
                  <wp:extent cx="2196465" cy="459105"/>
                  <wp:effectExtent l="19050" t="19050" r="34290" b="38100"/>
                  <wp:docPr id="4" name="Diagram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tc>
      </w:tr>
      <w:tr>
        <w:trPr>
          <w:trHeight w:val="140" w:hRule="atLeast"/>
        </w:trPr>
        <w:tc>
          <w:tcPr>
            <w:tcW w:w="4032" w:type="dxa"/>
            <w:tcBorders/>
            <w:shd w:fill="EDF2F8" w:val="clear"/>
            <w:vAlign w:val="center"/>
          </w:tcPr>
          <w:p>
            <w:pPr>
              <w:pStyle w:val="Normal"/>
              <w:keepNext w:val="true"/>
              <w:keepLines/>
              <w:spacing w:lineRule="auto" w:line="240" w:before="140" w:after="140"/>
              <w:jc w:val="center"/>
              <w:rPr>
                <w:rFonts w:eastAsia="Georgia" w:cs="Georgia"/>
                <w:color w:val="262626"/>
              </w:rPr>
            </w:pPr>
            <w:hyperlink r:id="rId36">
              <w:r>
                <w:rPr>
                  <w:rFonts w:eastAsia="Arial" w:cs="Arial" w:ascii="Arial" w:hAnsi="Arial"/>
                  <w:color w:val="000000"/>
                  <w:sz w:val="20"/>
                  <w:szCs w:val="20"/>
                  <w:u w:val="single"/>
                </w:rPr>
                <w:t xml:space="preserve">Deploy Dell Boomi into a </w:t>
                <w:br/>
                <w:t>new VPC on AWS</w:t>
              </w:r>
            </w:hyperlink>
          </w:p>
        </w:tc>
        <w:tc>
          <w:tcPr>
            <w:tcW w:w="4031" w:type="dxa"/>
            <w:tcBorders/>
            <w:shd w:fill="EDF2F8" w:val="clear"/>
            <w:vAlign w:val="center"/>
          </w:tcPr>
          <w:p>
            <w:pPr>
              <w:pStyle w:val="Normal"/>
              <w:keepNext w:val="true"/>
              <w:keepLines/>
              <w:spacing w:lineRule="auto" w:line="240" w:before="140" w:after="140"/>
              <w:jc w:val="center"/>
              <w:rPr>
                <w:rFonts w:eastAsia="Georgia" w:cs="Georgia"/>
                <w:color w:val="262626"/>
              </w:rPr>
            </w:pPr>
            <w:hyperlink r:id="rId37">
              <w:r>
                <w:rPr>
                  <w:rFonts w:eastAsia="Arial" w:cs="Arial" w:ascii="Arial" w:hAnsi="Arial"/>
                  <w:color w:val="000000"/>
                  <w:sz w:val="20"/>
                  <w:szCs w:val="20"/>
                  <w:u w:val="single"/>
                </w:rPr>
                <w:t xml:space="preserve">Deploy Dell Boomi into an </w:t>
                <w:br/>
                <w:t>existing VPC on AWS</w:t>
              </w:r>
            </w:hyperlink>
          </w:p>
        </w:tc>
      </w:tr>
    </w:tbl>
    <w:p>
      <w:pPr>
        <w:pStyle w:val="Normal"/>
        <w:rPr/>
      </w:pPr>
      <w:r>
        <w:rPr/>
      </w:r>
    </w:p>
    <w:p>
      <w:pPr>
        <w:pStyle w:val="Note"/>
        <w:rPr/>
      </w:pPr>
      <w:r>
        <w:rPr>
          <w:b/>
        </w:rPr>
        <w:t>Important</w:t>
      </w:r>
      <w:r>
        <w:rPr/>
        <w:t xml:space="preserve">     If you’re deploying Dell Boomi Molecule into an existing VPC, make sure that your VPC has two private subnets in different Availability Zones for the workload instances, and that the subnets aren’t shared. This Quick Start doesn’t support </w:t>
      </w:r>
      <w:hyperlink r:id="rId38">
        <w:r>
          <w:rPr>
            <w:color w:val="0000FF"/>
            <w:u w:val="single"/>
          </w:rPr>
          <w:t>shared subnets</w:t>
        </w:r>
      </w:hyperlink>
      <w:r>
        <w:rPr/>
        <w:t xml:space="preserve">. These subnets require </w:t>
      </w:r>
      <w:hyperlink r:id="rId39">
        <w:r>
          <w:rPr>
            <w:color w:val="0000FF"/>
            <w:u w:val="single"/>
          </w:rPr>
          <w:t>NAT gateways</w:t>
        </w:r>
      </w:hyperlink>
      <w:r>
        <w:rPr/>
        <w:t xml:space="preserve"> in their route tables, to allow the instances to download packages and software without exposing them to the internet. You will also need the domain name option configured in the DHCP options as explained in the </w:t>
      </w:r>
      <w:hyperlink r:id="rId40">
        <w:r>
          <w:rPr>
            <w:color w:val="0000FF"/>
            <w:u w:val="single"/>
          </w:rPr>
          <w:t>Amazon VPC documentation</w:t>
        </w:r>
      </w:hyperlink>
      <w:r>
        <w:rPr/>
        <w:t>. You will be prompted for your VPC settings when you launch the Quick Start.</w:t>
      </w:r>
    </w:p>
    <w:p>
      <w:pPr>
        <w:pStyle w:val="Normal"/>
        <w:spacing w:lineRule="auto" w:line="240" w:before="280" w:after="140"/>
        <w:ind w:left="360" w:hanging="360"/>
        <w:rPr>
          <w:color w:val="000000"/>
        </w:rPr>
      </w:pPr>
      <w:r>
        <w:rPr>
          <w:color w:val="000000"/>
        </w:rPr>
        <w:t xml:space="preserve">Each deployment takes about 20 minutes to complete. </w:t>
      </w:r>
    </w:p>
    <w:p>
      <w:pPr>
        <w:pStyle w:val="ListNumber"/>
        <w:numPr>
          <w:ilvl w:val="0"/>
          <w:numId w:val="3"/>
        </w:numPr>
        <w:rPr/>
      </w:pPr>
      <w:r>
        <w:rPr/>
        <w:t xml:space="preserve">Check the Region that’s displayed in the upper-right corner of the navigation bar, and change it if necessary. This is where the network infrastructure for Dell Boomi Molecule will be built. The template is launched in the US East (Ohio) Region by default. </w:t>
      </w:r>
    </w:p>
    <w:p>
      <w:pPr>
        <w:pStyle w:val="ListNumber"/>
        <w:numPr>
          <w:ilvl w:val="0"/>
          <w:numId w:val="3"/>
        </w:numPr>
        <w:rPr/>
      </w:pPr>
      <w:r>
        <w:rPr/>
        <w:t xml:space="preserve">On the </w:t>
      </w:r>
      <w:r>
        <w:rPr>
          <w:b/>
        </w:rPr>
        <w:t>Select Template</w:t>
      </w:r>
      <w:r>
        <w:rPr/>
        <w:t xml:space="preserve"> page, keep the default setting for the template URL, and then choose</w:t>
      </w:r>
      <w:r>
        <w:rPr>
          <w:b/>
        </w:rPr>
        <w:t xml:space="preserve"> Next</w:t>
      </w:r>
      <w:r>
        <w:rPr/>
        <w:t>.</w:t>
      </w:r>
    </w:p>
    <w:p>
      <w:pPr>
        <w:pStyle w:val="ListNumber"/>
        <w:numPr>
          <w:ilvl w:val="0"/>
          <w:numId w:val="3"/>
        </w:numPr>
        <w:rPr/>
      </w:pPr>
      <w:r>
        <w:rPr/>
        <w:t xml:space="preserve">On the </w:t>
      </w:r>
      <w:r>
        <w:rPr>
          <w:b/>
        </w:rPr>
        <w:t>Specify Details</w:t>
      </w:r>
      <w:r>
        <w:rPr/>
        <w:t xml:space="preserve"> page, change the stack name if needed. Review the parameters for the template. Provide values for the parameters that require input. For all other parameters, review the default settings and customize them as necessary. </w:t>
      </w:r>
    </w:p>
    <w:p>
      <w:pPr>
        <w:pStyle w:val="ListParagraph"/>
        <w:rPr/>
      </w:pPr>
      <w:r>
        <w:rPr/>
        <w:t xml:space="preserve">In the following tables, parameters are listed by category and described separately for the two deployment options: </w:t>
      </w:r>
    </w:p>
    <w:p>
      <w:pPr>
        <w:pStyle w:val="ListBullet2"/>
        <w:numPr>
          <w:ilvl w:val="0"/>
          <w:numId w:val="2"/>
        </w:numPr>
        <w:rPr>
          <w:rStyle w:val="InternetLink"/>
        </w:rPr>
      </w:pPr>
      <w:hyperlink w:anchor="sc1">
        <w:r>
          <w:rPr>
            <w:rStyle w:val="InternetLink"/>
          </w:rPr>
          <w:t>Parameters for deploying Dell Boomi Molecule into a new VPC</w:t>
        </w:r>
      </w:hyperlink>
    </w:p>
    <w:p>
      <w:pPr>
        <w:pStyle w:val="ListBullet2"/>
        <w:numPr>
          <w:ilvl w:val="0"/>
          <w:numId w:val="2"/>
        </w:numPr>
        <w:rPr/>
      </w:pPr>
      <w:hyperlink w:anchor="sc2">
        <w:r>
          <w:rPr>
            <w:rStyle w:val="InternetLink"/>
          </w:rPr>
          <w:t>Parameters for deploying Dell Boomi Molecule into an existing VPC</w:t>
        </w:r>
      </w:hyperlink>
    </w:p>
    <w:p>
      <w:pPr>
        <w:pStyle w:val="ListParagraph"/>
        <w:rPr>
          <w:color w:val="000000"/>
        </w:rPr>
      </w:pPr>
      <w:r>
        <w:rPr/>
        <w:t xml:space="preserve">When you finish reviewing and customizing the parameters, choose </w:t>
      </w:r>
      <w:r>
        <w:rPr>
          <w:b/>
        </w:rPr>
        <w:t>Next</w:t>
      </w:r>
      <w:r>
        <w:rPr>
          <w:color w:val="000000"/>
        </w:rPr>
        <w:t>.</w:t>
      </w:r>
    </w:p>
    <w:p>
      <w:pPr>
        <w:pStyle w:val="Heading3"/>
        <w:rPr/>
      </w:pPr>
      <w:bookmarkStart w:id="18" w:name="_Toc20823827"/>
      <w:bookmarkStart w:id="19" w:name="bookmark=id.1ksv4uv"/>
      <w:bookmarkStart w:id="20" w:name="sc1"/>
      <w:bookmarkEnd w:id="19"/>
      <w:bookmarkEnd w:id="20"/>
      <w:r>
        <w:rPr/>
        <w:t>Option 1: Parameters for deploying Dell Boomi Molecule into a new VPC</w:t>
      </w:r>
      <w:bookmarkEnd w:id="18"/>
    </w:p>
    <w:p>
      <w:pPr>
        <w:pStyle w:val="Normal"/>
        <w:keepNext w:val="true"/>
        <w:keepLines/>
        <w:spacing w:before="0" w:after="140"/>
        <w:rPr>
          <w:color w:val="0000FF"/>
          <w:u w:val="single"/>
        </w:rPr>
      </w:pPr>
      <w:hyperlink r:id="rId41">
        <w:r>
          <w:rPr>
            <w:color w:val="0000FF"/>
            <w:u w:val="single"/>
          </w:rPr>
          <w:t>View template</w:t>
        </w:r>
      </w:hyperlink>
    </w:p>
    <w:p>
      <w:pPr>
        <w:pStyle w:val="Normal"/>
        <w:spacing w:lineRule="auto" w:line="240" w:before="0" w:after="140"/>
        <w:ind w:left="360" w:hanging="0"/>
        <w:rPr>
          <w:color w:val="auto"/>
          <w:kern w:val="0"/>
        </w:rPr>
      </w:pPr>
      <w:r>
        <w:rPr>
          <w:i/>
          <w:iCs/>
          <w:color w:val="auto"/>
          <w:kern w:val="0"/>
        </w:rPr>
        <w:t>Network configuration:</w:t>
      </w:r>
    </w:p>
    <w:tbl>
      <w:tblPr>
        <w:tblW w:w="9359" w:type="dxa"/>
        <w:jc w:val="left"/>
        <w:tblInd w:w="480" w:type="dxa"/>
        <w:tblCellMar>
          <w:top w:w="0" w:type="dxa"/>
          <w:left w:w="120" w:type="dxa"/>
          <w:bottom w:w="0" w:type="dxa"/>
          <w:right w:w="120" w:type="dxa"/>
        </w:tblCellMar>
        <w:tblLook w:noVBand="1" w:val="04a0" w:noHBand="0" w:lastColumn="0" w:firstColumn="1" w:lastRow="0" w:firstRow="1"/>
      </w:tblPr>
      <w:tblGrid>
        <w:gridCol w:w="2347"/>
        <w:gridCol w:w="1814"/>
        <w:gridCol w:w="5198"/>
      </w:tblGrid>
      <w:tr>
        <w:trPr/>
        <w:tc>
          <w:tcPr>
            <w:tcW w:w="2347" w:type="dxa"/>
            <w:tcBorders>
              <w:top w:val="single" w:sz="6" w:space="0" w:color="146EB4"/>
              <w:bottom w:val="single" w:sz="6" w:space="0" w:color="146EB4"/>
            </w:tcBorders>
            <w:shd w:color="auto" w:fill="CBD5E9" w:val="clear"/>
            <w:vAlign w:val="center"/>
          </w:tcPr>
          <w:p>
            <w:pPr>
              <w:pStyle w:val="Tabletext"/>
              <w:spacing w:before="60" w:after="60"/>
              <w:rPr>
                <w:b/>
                <w:b/>
              </w:rPr>
            </w:pPr>
            <w:r>
              <w:rPr>
                <w:b/>
              </w:rPr>
              <w:t xml:space="preserve">Parameter label (name) </w:t>
            </w:r>
          </w:p>
        </w:tc>
        <w:tc>
          <w:tcPr>
            <w:tcW w:w="1814" w:type="dxa"/>
            <w:tcBorders>
              <w:top w:val="single" w:sz="6" w:space="0" w:color="146EB4"/>
              <w:bottom w:val="single" w:sz="6" w:space="0" w:color="146EB4"/>
            </w:tcBorders>
            <w:shd w:color="auto" w:fill="CBD5E9" w:val="clear"/>
            <w:vAlign w:val="center"/>
          </w:tcPr>
          <w:p>
            <w:pPr>
              <w:pStyle w:val="Tabletext"/>
              <w:spacing w:before="60" w:after="60"/>
              <w:rPr>
                <w:b/>
                <w:b/>
              </w:rPr>
            </w:pPr>
            <w:r>
              <w:rPr>
                <w:b/>
              </w:rPr>
              <w:t xml:space="preserve">Default </w:t>
            </w:r>
          </w:p>
        </w:tc>
        <w:tc>
          <w:tcPr>
            <w:tcW w:w="5198" w:type="dxa"/>
            <w:tcBorders>
              <w:top w:val="single" w:sz="6" w:space="0" w:color="146EB4"/>
              <w:bottom w:val="single" w:sz="6" w:space="0" w:color="146EB4"/>
            </w:tcBorders>
            <w:shd w:color="auto" w:fill="CBD5E9" w:val="clear"/>
            <w:vAlign w:val="center"/>
          </w:tcPr>
          <w:p>
            <w:pPr>
              <w:pStyle w:val="Tabletext"/>
              <w:spacing w:before="60" w:after="60"/>
              <w:rPr>
                <w:b/>
                <w:b/>
              </w:rPr>
            </w:pPr>
            <w:r>
              <w:rPr>
                <w:b/>
              </w:rPr>
              <w:t xml:space="preserve">Description </w:t>
            </w:r>
          </w:p>
        </w:tc>
      </w:tr>
      <w:tr>
        <w:trPr/>
        <w:tc>
          <w:tcPr>
            <w:tcW w:w="2347" w:type="dxa"/>
            <w:tcBorders>
              <w:bottom w:val="single" w:sz="6" w:space="0" w:color="146EB4"/>
            </w:tcBorders>
          </w:tcPr>
          <w:p>
            <w:pPr>
              <w:pStyle w:val="Tabletext"/>
              <w:spacing w:lineRule="atLeast" w:line="240" w:before="60" w:after="60"/>
              <w:rPr/>
            </w:pPr>
            <w:r>
              <w:rPr>
                <w:b/>
              </w:rPr>
              <w:t>Availability Zones</w:t>
            </w:r>
            <w:r>
              <w:rPr/>
              <w:br/>
              <w:t xml:space="preserve">(AvailabilityZones) </w:t>
            </w:r>
          </w:p>
        </w:tc>
        <w:tc>
          <w:tcPr>
            <w:tcW w:w="1814" w:type="dxa"/>
            <w:tcBorders>
              <w:bottom w:val="single" w:sz="6" w:space="0" w:color="146EB4"/>
            </w:tcBorders>
          </w:tcPr>
          <w:p>
            <w:pPr>
              <w:pStyle w:val="Tabletext"/>
              <w:spacing w:lineRule="atLeast" w:line="240" w:before="60" w:after="60"/>
              <w:rPr/>
            </w:pPr>
            <w:r>
              <w:rPr>
                <w:i/>
                <w:iCs/>
                <w:color w:val="FF0000"/>
              </w:rPr>
              <w:t>Requires input</w:t>
            </w:r>
          </w:p>
        </w:tc>
        <w:tc>
          <w:tcPr>
            <w:tcW w:w="5198" w:type="dxa"/>
            <w:tcBorders>
              <w:bottom w:val="single" w:sz="6" w:space="0" w:color="146EB4"/>
            </w:tcBorders>
          </w:tcPr>
          <w:p>
            <w:pPr>
              <w:pStyle w:val="Tabletext"/>
              <w:spacing w:lineRule="atLeast" w:line="240" w:before="60" w:after="60"/>
              <w:rPr/>
            </w:pPr>
            <w:r>
              <w:rPr/>
              <w:t>The list of Availability Zones to use for the subnets in the VPC. This deployment uses two Availability Zones, and the logical order of your selections is preserved.</w:t>
            </w:r>
          </w:p>
        </w:tc>
      </w:tr>
      <w:tr>
        <w:trPr/>
        <w:tc>
          <w:tcPr>
            <w:tcW w:w="2347" w:type="dxa"/>
            <w:tcBorders>
              <w:bottom w:val="single" w:sz="6" w:space="0" w:color="146EB4"/>
            </w:tcBorders>
          </w:tcPr>
          <w:p>
            <w:pPr>
              <w:pStyle w:val="Tabletext"/>
              <w:spacing w:lineRule="atLeast" w:line="240" w:before="60" w:after="60"/>
              <w:rPr/>
            </w:pPr>
            <w:r>
              <w:rPr>
                <w:b/>
              </w:rPr>
              <w:t>VPC CIDR</w:t>
            </w:r>
            <w:r>
              <w:rPr/>
              <w:br/>
              <w:t xml:space="preserve">(VPCCIDR) </w:t>
            </w:r>
          </w:p>
        </w:tc>
        <w:tc>
          <w:tcPr>
            <w:tcW w:w="1814" w:type="dxa"/>
            <w:tcBorders>
              <w:bottom w:val="single" w:sz="6" w:space="0" w:color="146EB4"/>
            </w:tcBorders>
          </w:tcPr>
          <w:p>
            <w:pPr>
              <w:pStyle w:val="Tabletext"/>
              <w:spacing w:lineRule="atLeast" w:line="240" w:before="60" w:after="60"/>
              <w:rPr/>
            </w:pPr>
            <w:r>
              <w:rPr/>
              <w:t xml:space="preserve">10.0.0.0/16 </w:t>
            </w:r>
          </w:p>
        </w:tc>
        <w:tc>
          <w:tcPr>
            <w:tcW w:w="5198" w:type="dxa"/>
            <w:tcBorders>
              <w:bottom w:val="single" w:sz="6" w:space="0" w:color="146EB4"/>
            </w:tcBorders>
          </w:tcPr>
          <w:p>
            <w:pPr>
              <w:pStyle w:val="Tabletext"/>
              <w:spacing w:lineRule="atLeast" w:line="240" w:before="60" w:after="60"/>
              <w:rPr/>
            </w:pPr>
            <w:r>
              <w:rPr/>
              <w:t xml:space="preserve">The CIDR block for the VPC. </w:t>
            </w:r>
          </w:p>
        </w:tc>
      </w:tr>
      <w:tr>
        <w:trPr/>
        <w:tc>
          <w:tcPr>
            <w:tcW w:w="2347" w:type="dxa"/>
            <w:tcBorders>
              <w:bottom w:val="single" w:sz="6" w:space="0" w:color="146EB4"/>
            </w:tcBorders>
          </w:tcPr>
          <w:p>
            <w:pPr>
              <w:pStyle w:val="Tabletext"/>
              <w:spacing w:lineRule="atLeast" w:line="240" w:before="60" w:after="60"/>
              <w:rPr/>
            </w:pPr>
            <w:r>
              <w:rPr>
                <w:b/>
              </w:rPr>
              <w:t>Public subnet 1 CIDR</w:t>
            </w:r>
            <w:r>
              <w:rPr/>
              <w:br/>
              <w:t xml:space="preserve">(PublicSubnet1CIDR) </w:t>
            </w:r>
          </w:p>
        </w:tc>
        <w:tc>
          <w:tcPr>
            <w:tcW w:w="1814" w:type="dxa"/>
            <w:tcBorders>
              <w:bottom w:val="single" w:sz="6" w:space="0" w:color="146EB4"/>
            </w:tcBorders>
          </w:tcPr>
          <w:p>
            <w:pPr>
              <w:pStyle w:val="Tabletext"/>
              <w:spacing w:lineRule="atLeast" w:line="240" w:before="60" w:after="60"/>
              <w:rPr/>
            </w:pPr>
            <w:r>
              <w:rPr/>
              <w:t xml:space="preserve">10.0.32.0/24 </w:t>
            </w:r>
          </w:p>
        </w:tc>
        <w:tc>
          <w:tcPr>
            <w:tcW w:w="5198" w:type="dxa"/>
            <w:tcBorders>
              <w:bottom w:val="single" w:sz="6" w:space="0" w:color="146EB4"/>
            </w:tcBorders>
          </w:tcPr>
          <w:p>
            <w:pPr>
              <w:pStyle w:val="Tabletext"/>
              <w:spacing w:lineRule="atLeast" w:line="240" w:before="60" w:after="60"/>
              <w:rPr/>
            </w:pPr>
            <w:r>
              <w:rPr/>
              <w:t xml:space="preserve">The CIDR block used for the public subnet located in Availability Zone 1. </w:t>
            </w:r>
          </w:p>
        </w:tc>
      </w:tr>
      <w:tr>
        <w:trPr/>
        <w:tc>
          <w:tcPr>
            <w:tcW w:w="2347" w:type="dxa"/>
            <w:tcBorders>
              <w:bottom w:val="single" w:sz="6" w:space="0" w:color="146EB4"/>
            </w:tcBorders>
          </w:tcPr>
          <w:p>
            <w:pPr>
              <w:pStyle w:val="Tabletext"/>
              <w:spacing w:lineRule="atLeast" w:line="240" w:before="60" w:after="60"/>
              <w:rPr/>
            </w:pPr>
            <w:r>
              <w:rPr>
                <w:b/>
              </w:rPr>
              <w:t>Public subnet 2 CIDR</w:t>
            </w:r>
            <w:r>
              <w:rPr/>
              <w:br/>
              <w:t xml:space="preserve">(PublicSubnet2CIDR) </w:t>
            </w:r>
          </w:p>
        </w:tc>
        <w:tc>
          <w:tcPr>
            <w:tcW w:w="1814" w:type="dxa"/>
            <w:tcBorders>
              <w:bottom w:val="single" w:sz="6" w:space="0" w:color="146EB4"/>
            </w:tcBorders>
          </w:tcPr>
          <w:p>
            <w:pPr>
              <w:pStyle w:val="Tabletext"/>
              <w:spacing w:lineRule="atLeast" w:line="240" w:before="60" w:after="60"/>
              <w:rPr/>
            </w:pPr>
            <w:r>
              <w:rPr/>
              <w:t xml:space="preserve">10.0.64.0/24 </w:t>
            </w:r>
          </w:p>
        </w:tc>
        <w:tc>
          <w:tcPr>
            <w:tcW w:w="5198" w:type="dxa"/>
            <w:tcBorders>
              <w:bottom w:val="single" w:sz="6" w:space="0" w:color="146EB4"/>
            </w:tcBorders>
          </w:tcPr>
          <w:p>
            <w:pPr>
              <w:pStyle w:val="Tabletext"/>
              <w:spacing w:lineRule="atLeast" w:line="240" w:before="60" w:after="60"/>
              <w:rPr/>
            </w:pPr>
            <w:r>
              <w:rPr/>
              <w:t xml:space="preserve">The CIDR block used for the public subnet located in Availability Zone 2. </w:t>
            </w:r>
          </w:p>
        </w:tc>
      </w:tr>
      <w:tr>
        <w:trPr/>
        <w:tc>
          <w:tcPr>
            <w:tcW w:w="2347" w:type="dxa"/>
            <w:tcBorders>
              <w:bottom w:val="single" w:sz="6" w:space="0" w:color="146EB4"/>
            </w:tcBorders>
          </w:tcPr>
          <w:p>
            <w:pPr>
              <w:pStyle w:val="Tabletext"/>
              <w:spacing w:lineRule="atLeast" w:line="240" w:before="60" w:after="60"/>
              <w:rPr/>
            </w:pPr>
            <w:r>
              <w:rPr>
                <w:b/>
              </w:rPr>
              <w:t>Private subnet 1 CIDR</w:t>
            </w:r>
            <w:r>
              <w:rPr/>
              <w:br/>
              <w:t xml:space="preserve">(PrivateSubnet1CIDR) </w:t>
            </w:r>
          </w:p>
        </w:tc>
        <w:tc>
          <w:tcPr>
            <w:tcW w:w="1814" w:type="dxa"/>
            <w:tcBorders>
              <w:bottom w:val="single" w:sz="6" w:space="0" w:color="146EB4"/>
            </w:tcBorders>
          </w:tcPr>
          <w:p>
            <w:pPr>
              <w:pStyle w:val="Tabletext"/>
              <w:spacing w:lineRule="atLeast" w:line="240" w:before="60" w:after="60"/>
              <w:rPr/>
            </w:pPr>
            <w:r>
              <w:rPr/>
              <w:t xml:space="preserve">10.0.128.0/24 </w:t>
            </w:r>
          </w:p>
        </w:tc>
        <w:tc>
          <w:tcPr>
            <w:tcW w:w="5198" w:type="dxa"/>
            <w:tcBorders>
              <w:bottom w:val="single" w:sz="6" w:space="0" w:color="146EB4"/>
            </w:tcBorders>
          </w:tcPr>
          <w:p>
            <w:pPr>
              <w:pStyle w:val="Tabletext"/>
              <w:spacing w:lineRule="atLeast" w:line="240" w:before="60" w:after="60"/>
              <w:rPr/>
            </w:pPr>
            <w:r>
              <w:rPr/>
              <w:t xml:space="preserve">The CIDR block used for the private subnet located in Availability Zone 1. </w:t>
            </w:r>
          </w:p>
        </w:tc>
      </w:tr>
      <w:tr>
        <w:trPr/>
        <w:tc>
          <w:tcPr>
            <w:tcW w:w="2347" w:type="dxa"/>
            <w:tcBorders>
              <w:bottom w:val="single" w:sz="6" w:space="0" w:color="146EB4"/>
            </w:tcBorders>
          </w:tcPr>
          <w:p>
            <w:pPr>
              <w:pStyle w:val="Tabletext"/>
              <w:spacing w:lineRule="atLeast" w:line="240" w:before="60" w:after="60"/>
              <w:rPr/>
            </w:pPr>
            <w:r>
              <w:rPr>
                <w:b/>
              </w:rPr>
              <w:t>Private subnet 2 CIDR</w:t>
            </w:r>
            <w:r>
              <w:rPr/>
              <w:br/>
              <w:t xml:space="preserve">(PrivateSubnet2CIDR) </w:t>
            </w:r>
          </w:p>
        </w:tc>
        <w:tc>
          <w:tcPr>
            <w:tcW w:w="1814" w:type="dxa"/>
            <w:tcBorders>
              <w:bottom w:val="single" w:sz="6" w:space="0" w:color="146EB4"/>
            </w:tcBorders>
          </w:tcPr>
          <w:p>
            <w:pPr>
              <w:pStyle w:val="Tabletext"/>
              <w:spacing w:lineRule="atLeast" w:line="240" w:before="60" w:after="60"/>
              <w:rPr/>
            </w:pPr>
            <w:r>
              <w:rPr/>
              <w:t xml:space="preserve">10.0.192.0/24 </w:t>
            </w:r>
          </w:p>
        </w:tc>
        <w:tc>
          <w:tcPr>
            <w:tcW w:w="5198" w:type="dxa"/>
            <w:tcBorders>
              <w:bottom w:val="single" w:sz="6" w:space="0" w:color="146EB4"/>
            </w:tcBorders>
          </w:tcPr>
          <w:p>
            <w:pPr>
              <w:pStyle w:val="Tabletext"/>
              <w:spacing w:lineRule="atLeast" w:line="240" w:before="60" w:after="60"/>
              <w:rPr/>
            </w:pPr>
            <w:r>
              <w:rPr/>
              <w:t xml:space="preserve">The CIDR block used for the private subnet located in Availability Zone 2. </w:t>
            </w:r>
          </w:p>
        </w:tc>
      </w:tr>
      <w:tr>
        <w:trPr/>
        <w:tc>
          <w:tcPr>
            <w:tcW w:w="2347" w:type="dxa"/>
            <w:tcBorders>
              <w:bottom w:val="single" w:sz="6" w:space="0" w:color="146EB4"/>
            </w:tcBorders>
          </w:tcPr>
          <w:p>
            <w:pPr>
              <w:pStyle w:val="Tabletext"/>
              <w:spacing w:lineRule="atLeast" w:line="240" w:before="60" w:after="60"/>
              <w:rPr/>
            </w:pPr>
            <w:r>
              <w:rPr>
                <w:b/>
              </w:rPr>
              <w:t>Allowed external access CIDR (OCP UI)</w:t>
            </w:r>
            <w:r>
              <w:rPr/>
              <w:br/>
              <w:t>(RemoteAccessCIDR)</w:t>
            </w:r>
          </w:p>
        </w:tc>
        <w:tc>
          <w:tcPr>
            <w:tcW w:w="1814" w:type="dxa"/>
            <w:tcBorders>
              <w:bottom w:val="single" w:sz="6" w:space="0" w:color="146EB4"/>
            </w:tcBorders>
          </w:tcPr>
          <w:p>
            <w:pPr>
              <w:pStyle w:val="Tabletext"/>
              <w:spacing w:lineRule="atLeast" w:line="240" w:before="60" w:after="60"/>
              <w:rPr/>
            </w:pPr>
            <w:r>
              <w:rPr>
                <w:i/>
                <w:iCs/>
                <w:color w:val="FF0000"/>
              </w:rPr>
              <w:t>Requires input</w:t>
            </w:r>
          </w:p>
        </w:tc>
        <w:tc>
          <w:tcPr>
            <w:tcW w:w="5198" w:type="dxa"/>
            <w:tcBorders>
              <w:bottom w:val="single" w:sz="6" w:space="0" w:color="146EB4"/>
            </w:tcBorders>
          </w:tcPr>
          <w:p>
            <w:pPr>
              <w:pStyle w:val="Tabletext"/>
              <w:spacing w:lineRule="atLeast" w:line="240" w:before="60" w:after="60"/>
              <w:rPr/>
            </w:pPr>
            <w:r>
              <w:rPr/>
              <w:t xml:space="preserve">The CIDR IP range that is permitted to access the instances. We recommend that you set this value to a trusted IP range. </w:t>
            </w:r>
          </w:p>
        </w:tc>
      </w:tr>
    </w:tbl>
    <w:p>
      <w:pPr>
        <w:pStyle w:val="Normal"/>
        <w:spacing w:lineRule="auto" w:line="240" w:before="280" w:after="140"/>
        <w:ind w:left="360" w:hanging="0"/>
        <w:rPr>
          <w:color w:val="auto"/>
          <w:kern w:val="0"/>
        </w:rPr>
      </w:pPr>
      <w:r>
        <w:rPr>
          <w:i/>
          <w:iCs/>
          <w:color w:val="auto"/>
          <w:kern w:val="0"/>
        </w:rPr>
        <w:t>Amazon EC2 configuration:</w:t>
      </w:r>
    </w:p>
    <w:tbl>
      <w:tblPr>
        <w:tblW w:w="9359" w:type="dxa"/>
        <w:jc w:val="left"/>
        <w:tblInd w:w="480" w:type="dxa"/>
        <w:tblCellMar>
          <w:top w:w="0" w:type="dxa"/>
          <w:left w:w="120" w:type="dxa"/>
          <w:bottom w:w="0" w:type="dxa"/>
          <w:right w:w="120" w:type="dxa"/>
        </w:tblCellMar>
        <w:tblLook w:noVBand="1" w:val="04a0" w:noHBand="0" w:lastColumn="0" w:firstColumn="1" w:lastRow="0" w:firstRow="1"/>
      </w:tblPr>
      <w:tblGrid>
        <w:gridCol w:w="2347"/>
        <w:gridCol w:w="1814"/>
        <w:gridCol w:w="5198"/>
      </w:tblGrid>
      <w:tr>
        <w:trPr/>
        <w:tc>
          <w:tcPr>
            <w:tcW w:w="2347" w:type="dxa"/>
            <w:tcBorders>
              <w:top w:val="single" w:sz="6" w:space="0" w:color="146EB4"/>
              <w:bottom w:val="single" w:sz="6" w:space="0" w:color="146EB4"/>
            </w:tcBorders>
            <w:shd w:color="auto" w:fill="CBD5E9" w:val="clear"/>
            <w:vAlign w:val="center"/>
          </w:tcPr>
          <w:p>
            <w:pPr>
              <w:pStyle w:val="Tabletext"/>
              <w:spacing w:before="60" w:after="60"/>
              <w:rPr>
                <w:b/>
                <w:b/>
              </w:rPr>
            </w:pPr>
            <w:r>
              <w:rPr>
                <w:b/>
              </w:rPr>
              <w:t xml:space="preserve">Parameter label (name) </w:t>
            </w:r>
          </w:p>
        </w:tc>
        <w:tc>
          <w:tcPr>
            <w:tcW w:w="1814" w:type="dxa"/>
            <w:tcBorders>
              <w:top w:val="single" w:sz="6" w:space="0" w:color="146EB4"/>
              <w:bottom w:val="single" w:sz="6" w:space="0" w:color="146EB4"/>
            </w:tcBorders>
            <w:shd w:color="auto" w:fill="CBD5E9" w:val="clear"/>
            <w:vAlign w:val="center"/>
          </w:tcPr>
          <w:p>
            <w:pPr>
              <w:pStyle w:val="Tabletext"/>
              <w:spacing w:before="60" w:after="60"/>
              <w:rPr>
                <w:b/>
                <w:b/>
              </w:rPr>
            </w:pPr>
            <w:r>
              <w:rPr>
                <w:b/>
              </w:rPr>
              <w:t xml:space="preserve">Default </w:t>
            </w:r>
          </w:p>
        </w:tc>
        <w:tc>
          <w:tcPr>
            <w:tcW w:w="5198" w:type="dxa"/>
            <w:tcBorders>
              <w:top w:val="single" w:sz="6" w:space="0" w:color="146EB4"/>
              <w:bottom w:val="single" w:sz="6" w:space="0" w:color="146EB4"/>
            </w:tcBorders>
            <w:shd w:color="auto" w:fill="CBD5E9" w:val="clear"/>
            <w:vAlign w:val="center"/>
          </w:tcPr>
          <w:p>
            <w:pPr>
              <w:pStyle w:val="Tabletext"/>
              <w:spacing w:before="60" w:after="60"/>
              <w:rPr>
                <w:b/>
                <w:b/>
              </w:rPr>
            </w:pPr>
            <w:r>
              <w:rPr>
                <w:b/>
              </w:rPr>
              <w:t xml:space="preserve">Description </w:t>
            </w:r>
          </w:p>
        </w:tc>
      </w:tr>
      <w:tr>
        <w:trPr/>
        <w:tc>
          <w:tcPr>
            <w:tcW w:w="2347" w:type="dxa"/>
            <w:tcBorders>
              <w:bottom w:val="single" w:sz="6" w:space="0" w:color="146EB4"/>
            </w:tcBorders>
          </w:tcPr>
          <w:p>
            <w:pPr>
              <w:pStyle w:val="Tabletext"/>
              <w:spacing w:lineRule="atLeast" w:line="240" w:before="60" w:after="60"/>
              <w:rPr/>
            </w:pPr>
            <w:r>
              <w:rPr>
                <w:b/>
              </w:rPr>
              <w:t>SSH key name</w:t>
            </w:r>
            <w:r>
              <w:rPr/>
              <w:br/>
              <w:t xml:space="preserve">(KeyPairName) </w:t>
            </w:r>
          </w:p>
        </w:tc>
        <w:tc>
          <w:tcPr>
            <w:tcW w:w="1814" w:type="dxa"/>
            <w:tcBorders>
              <w:bottom w:val="single" w:sz="6" w:space="0" w:color="146EB4"/>
            </w:tcBorders>
          </w:tcPr>
          <w:p>
            <w:pPr>
              <w:pStyle w:val="Tabletext"/>
              <w:spacing w:lineRule="atLeast" w:line="240" w:before="60" w:after="60"/>
              <w:rPr/>
            </w:pPr>
            <w:r>
              <w:rPr>
                <w:i/>
                <w:iCs/>
                <w:color w:val="FF0000"/>
              </w:rPr>
              <w:t>Requires input</w:t>
            </w:r>
          </w:p>
        </w:tc>
        <w:tc>
          <w:tcPr>
            <w:tcW w:w="5198" w:type="dxa"/>
            <w:tcBorders>
              <w:bottom w:val="single" w:sz="6" w:space="0" w:color="146EB4"/>
            </w:tcBorders>
          </w:tcPr>
          <w:p>
            <w:pPr>
              <w:pStyle w:val="Tabletext"/>
              <w:spacing w:lineRule="atLeast" w:line="240" w:before="60" w:after="60"/>
              <w:rPr/>
            </w:pPr>
            <w:r>
              <w:rPr/>
              <w:t>A public/private key pair, which allows you to connect securely to your instance after it launches.</w:t>
            </w:r>
          </w:p>
        </w:tc>
      </w:tr>
      <w:tr>
        <w:trPr/>
        <w:tc>
          <w:tcPr>
            <w:tcW w:w="2347" w:type="dxa"/>
            <w:tcBorders>
              <w:bottom w:val="single" w:sz="6" w:space="0" w:color="146EB4"/>
            </w:tcBorders>
          </w:tcPr>
          <w:p>
            <w:pPr>
              <w:pStyle w:val="Tabletext"/>
              <w:spacing w:lineRule="atLeast" w:line="240" w:before="60" w:after="60"/>
              <w:rPr/>
            </w:pPr>
            <w:r>
              <w:rPr>
                <w:b/>
              </w:rPr>
              <w:t>Volume size for Boomi instances</w:t>
            </w:r>
            <w:r>
              <w:rPr/>
              <w:br/>
              <w:t>(MoleculeEBSVolume)</w:t>
            </w:r>
          </w:p>
        </w:tc>
        <w:tc>
          <w:tcPr>
            <w:tcW w:w="1814" w:type="dxa"/>
            <w:tcBorders>
              <w:bottom w:val="single" w:sz="6" w:space="0" w:color="146EB4"/>
            </w:tcBorders>
          </w:tcPr>
          <w:p>
            <w:pPr>
              <w:pStyle w:val="Tabletext"/>
              <w:spacing w:lineRule="atLeast" w:line="240" w:before="60" w:after="60"/>
              <w:rPr/>
            </w:pPr>
            <w:r>
              <w:rPr/>
              <w:t xml:space="preserve">100 </w:t>
            </w:r>
          </w:p>
        </w:tc>
        <w:tc>
          <w:tcPr>
            <w:tcW w:w="5198" w:type="dxa"/>
            <w:tcBorders>
              <w:bottom w:val="single" w:sz="6" w:space="0" w:color="146EB4"/>
            </w:tcBorders>
          </w:tcPr>
          <w:p>
            <w:pPr>
              <w:pStyle w:val="Tabletext"/>
              <w:spacing w:lineRule="atLeast" w:line="240" w:before="60" w:after="60"/>
              <w:rPr/>
            </w:pPr>
            <w:r>
              <w:rPr/>
              <w:t>The size of the Amazon Elastic Block Store (Amazon EBS) volume attached to the Molecule instances. Size range is 1 GiB - 16 TiB.</w:t>
            </w:r>
          </w:p>
        </w:tc>
      </w:tr>
    </w:tbl>
    <w:p>
      <w:pPr>
        <w:pStyle w:val="Normal"/>
        <w:spacing w:lineRule="auto" w:line="240" w:before="280" w:after="140"/>
        <w:ind w:left="360" w:hanging="0"/>
        <w:rPr>
          <w:color w:val="auto"/>
          <w:kern w:val="0"/>
        </w:rPr>
      </w:pPr>
      <w:r>
        <w:rPr>
          <w:i/>
          <w:iCs/>
          <w:color w:val="auto"/>
          <w:kern w:val="0"/>
        </w:rPr>
        <w:t>Boomi Molecule node sizing:</w:t>
      </w:r>
    </w:p>
    <w:tbl>
      <w:tblPr>
        <w:tblW w:w="9359" w:type="dxa"/>
        <w:jc w:val="left"/>
        <w:tblInd w:w="480" w:type="dxa"/>
        <w:tblCellMar>
          <w:top w:w="0" w:type="dxa"/>
          <w:left w:w="120" w:type="dxa"/>
          <w:bottom w:w="0" w:type="dxa"/>
          <w:right w:w="120" w:type="dxa"/>
        </w:tblCellMar>
        <w:tblLook w:noVBand="1" w:val="04a0" w:noHBand="0" w:lastColumn="0" w:firstColumn="1" w:lastRow="0" w:firstRow="1"/>
      </w:tblPr>
      <w:tblGrid>
        <w:gridCol w:w="2347"/>
        <w:gridCol w:w="1814"/>
        <w:gridCol w:w="5198"/>
      </w:tblGrid>
      <w:tr>
        <w:trPr/>
        <w:tc>
          <w:tcPr>
            <w:tcW w:w="2347" w:type="dxa"/>
            <w:tcBorders>
              <w:top w:val="single" w:sz="6" w:space="0" w:color="146EB4"/>
              <w:bottom w:val="single" w:sz="6" w:space="0" w:color="146EB4"/>
            </w:tcBorders>
            <w:shd w:color="auto" w:fill="CBD5E9" w:val="clear"/>
            <w:vAlign w:val="center"/>
          </w:tcPr>
          <w:p>
            <w:pPr>
              <w:pStyle w:val="Tabletext"/>
              <w:spacing w:before="60" w:after="60"/>
              <w:rPr>
                <w:b/>
                <w:b/>
              </w:rPr>
            </w:pPr>
            <w:r>
              <w:rPr>
                <w:b/>
              </w:rPr>
              <w:t xml:space="preserve">Parameter label (name) </w:t>
            </w:r>
          </w:p>
        </w:tc>
        <w:tc>
          <w:tcPr>
            <w:tcW w:w="1814" w:type="dxa"/>
            <w:tcBorders>
              <w:top w:val="single" w:sz="6" w:space="0" w:color="146EB4"/>
              <w:bottom w:val="single" w:sz="6" w:space="0" w:color="146EB4"/>
            </w:tcBorders>
            <w:shd w:color="auto" w:fill="CBD5E9" w:val="clear"/>
            <w:vAlign w:val="center"/>
          </w:tcPr>
          <w:p>
            <w:pPr>
              <w:pStyle w:val="Tabletext"/>
              <w:spacing w:before="60" w:after="60"/>
              <w:rPr>
                <w:b/>
                <w:b/>
              </w:rPr>
            </w:pPr>
            <w:r>
              <w:rPr>
                <w:b/>
              </w:rPr>
              <w:t xml:space="preserve">Default </w:t>
            </w:r>
          </w:p>
        </w:tc>
        <w:tc>
          <w:tcPr>
            <w:tcW w:w="5198" w:type="dxa"/>
            <w:tcBorders>
              <w:top w:val="single" w:sz="6" w:space="0" w:color="146EB4"/>
              <w:bottom w:val="single" w:sz="6" w:space="0" w:color="146EB4"/>
            </w:tcBorders>
            <w:shd w:color="auto" w:fill="CBD5E9" w:val="clear"/>
            <w:vAlign w:val="center"/>
          </w:tcPr>
          <w:p>
            <w:pPr>
              <w:pStyle w:val="Tabletext"/>
              <w:spacing w:before="60" w:after="60"/>
              <w:rPr>
                <w:b/>
                <w:b/>
              </w:rPr>
            </w:pPr>
            <w:r>
              <w:rPr>
                <w:b/>
              </w:rPr>
              <w:t xml:space="preserve">Description </w:t>
            </w:r>
          </w:p>
        </w:tc>
      </w:tr>
      <w:tr>
        <w:trPr/>
        <w:tc>
          <w:tcPr>
            <w:tcW w:w="2347" w:type="dxa"/>
            <w:tcBorders>
              <w:bottom w:val="single" w:sz="6" w:space="0" w:color="146EB4"/>
            </w:tcBorders>
          </w:tcPr>
          <w:p>
            <w:pPr>
              <w:pStyle w:val="Tabletext"/>
              <w:spacing w:lineRule="atLeast" w:line="240" w:before="60" w:after="60"/>
              <w:rPr/>
            </w:pPr>
            <w:r>
              <w:rPr>
                <w:b/>
              </w:rPr>
              <w:t>Boomi Atom instance type</w:t>
            </w:r>
            <w:r>
              <w:rPr/>
              <w:br/>
              <w:t>(NodeInstanceType)</w:t>
            </w:r>
          </w:p>
        </w:tc>
        <w:tc>
          <w:tcPr>
            <w:tcW w:w="1814" w:type="dxa"/>
            <w:tcBorders>
              <w:bottom w:val="single" w:sz="6" w:space="0" w:color="146EB4"/>
            </w:tcBorders>
          </w:tcPr>
          <w:p>
            <w:pPr>
              <w:pStyle w:val="Tabletext"/>
              <w:spacing w:lineRule="atLeast" w:line="240" w:before="60" w:after="60"/>
              <w:rPr/>
            </w:pPr>
            <w:r>
              <w:rPr/>
              <w:t>m5.xlarge</w:t>
            </w:r>
          </w:p>
        </w:tc>
        <w:tc>
          <w:tcPr>
            <w:tcW w:w="5198" w:type="dxa"/>
            <w:tcBorders>
              <w:bottom w:val="single" w:sz="6" w:space="0" w:color="146EB4"/>
            </w:tcBorders>
          </w:tcPr>
          <w:p>
            <w:pPr>
              <w:pStyle w:val="Tabletext"/>
              <w:spacing w:lineRule="atLeast" w:line="240" w:before="60" w:after="60"/>
              <w:rPr/>
            </w:pPr>
            <w:r>
              <w:rPr/>
              <w:t>The Boomi host instance type.</w:t>
            </w:r>
          </w:p>
        </w:tc>
      </w:tr>
    </w:tbl>
    <w:p>
      <w:pPr>
        <w:pStyle w:val="Normal"/>
        <w:spacing w:lineRule="auto" w:line="240" w:before="280" w:after="140"/>
        <w:ind w:left="360" w:hanging="0"/>
        <w:rPr>
          <w:color w:val="auto"/>
          <w:kern w:val="0"/>
        </w:rPr>
      </w:pPr>
      <w:r>
        <w:rPr>
          <w:i/>
          <w:iCs/>
          <w:color w:val="auto"/>
          <w:kern w:val="0"/>
        </w:rPr>
        <w:t>Boomi Molecule configuration</w:t>
      </w:r>
      <w:ins w:id="38" w:author="Unknown Author" w:date="2020-07-14T09:53:12Z">
        <w:r>
          <w:rPr>
            <w:i/>
            <w:iCs/>
            <w:color w:val="auto"/>
            <w:kern w:val="0"/>
          </w:rPr>
          <w:t xml:space="preserve"> Common Settings</w:t>
        </w:r>
      </w:ins>
      <w:r>
        <w:rPr>
          <w:i/>
          <w:iCs/>
          <w:color w:val="auto"/>
          <w:kern w:val="0"/>
        </w:rPr>
        <w:t>:</w:t>
      </w:r>
    </w:p>
    <w:tbl>
      <w:tblPr>
        <w:tblW w:w="9360" w:type="dxa"/>
        <w:jc w:val="left"/>
        <w:tblInd w:w="480" w:type="dxa"/>
        <w:tblCellMar>
          <w:top w:w="0" w:type="dxa"/>
          <w:left w:w="120" w:type="dxa"/>
          <w:bottom w:w="0" w:type="dxa"/>
          <w:right w:w="120" w:type="dxa"/>
        </w:tblCellMar>
        <w:tblLook w:noVBand="1" w:val="04a0" w:noHBand="0" w:lastColumn="0" w:firstColumn="1" w:lastRow="0" w:firstRow="1"/>
      </w:tblPr>
      <w:tblGrid>
        <w:gridCol w:w="2676"/>
        <w:gridCol w:w="1930"/>
        <w:gridCol w:w="4754"/>
      </w:tblGrid>
      <w:tr>
        <w:trPr/>
        <w:tc>
          <w:tcPr>
            <w:tcW w:w="2676" w:type="dxa"/>
            <w:tcBorders>
              <w:top w:val="single" w:sz="6" w:space="0" w:color="146EB4"/>
              <w:bottom w:val="single" w:sz="6" w:space="0" w:color="146EB4"/>
            </w:tcBorders>
            <w:shd w:color="auto" w:fill="CBD5E9" w:val="clear"/>
            <w:vAlign w:val="center"/>
          </w:tcPr>
          <w:p>
            <w:pPr>
              <w:pStyle w:val="Tabletext"/>
              <w:spacing w:before="60" w:after="60"/>
              <w:rPr>
                <w:b/>
                <w:b/>
              </w:rPr>
            </w:pPr>
            <w:r>
              <w:rPr>
                <w:b/>
              </w:rPr>
              <w:t xml:space="preserve">Parameter label (name) </w:t>
            </w:r>
          </w:p>
        </w:tc>
        <w:tc>
          <w:tcPr>
            <w:tcW w:w="1930" w:type="dxa"/>
            <w:tcBorders>
              <w:top w:val="single" w:sz="6" w:space="0" w:color="146EB4"/>
              <w:bottom w:val="single" w:sz="6" w:space="0" w:color="146EB4"/>
            </w:tcBorders>
            <w:shd w:color="auto" w:fill="CBD5E9" w:val="clear"/>
            <w:vAlign w:val="center"/>
          </w:tcPr>
          <w:p>
            <w:pPr>
              <w:pStyle w:val="Tabletext"/>
              <w:spacing w:before="60" w:after="60"/>
              <w:rPr>
                <w:b/>
                <w:b/>
              </w:rPr>
            </w:pPr>
            <w:r>
              <w:rPr>
                <w:b/>
              </w:rPr>
              <w:t xml:space="preserve">Default </w:t>
            </w:r>
          </w:p>
        </w:tc>
        <w:tc>
          <w:tcPr>
            <w:tcW w:w="4754" w:type="dxa"/>
            <w:tcBorders>
              <w:top w:val="single" w:sz="6" w:space="0" w:color="146EB4"/>
              <w:bottom w:val="single" w:sz="6" w:space="0" w:color="146EB4"/>
            </w:tcBorders>
            <w:shd w:color="auto" w:fill="CBD5E9" w:val="clear"/>
            <w:vAlign w:val="center"/>
          </w:tcPr>
          <w:p>
            <w:pPr>
              <w:pStyle w:val="Tabletext"/>
              <w:spacing w:before="60" w:after="60"/>
              <w:rPr>
                <w:b/>
                <w:b/>
              </w:rPr>
            </w:pPr>
            <w:r>
              <w:rPr>
                <w:b/>
              </w:rPr>
              <w:t xml:space="preserve">Description </w:t>
            </w:r>
          </w:p>
        </w:tc>
      </w:tr>
      <w:tr>
        <w:trPr/>
        <w:tc>
          <w:tcPr>
            <w:tcW w:w="2676" w:type="dxa"/>
            <w:tcBorders>
              <w:bottom w:val="single" w:sz="6" w:space="0" w:color="146EB4"/>
            </w:tcBorders>
          </w:tcPr>
          <w:p>
            <w:pPr>
              <w:pStyle w:val="Tabletext"/>
              <w:spacing w:lineRule="atLeast" w:line="240" w:before="60" w:after="60"/>
              <w:rPr/>
            </w:pPr>
            <w:r>
              <w:rPr>
                <w:b/>
              </w:rPr>
              <w:t>Molecule cluster name</w:t>
            </w:r>
            <w:r>
              <w:rPr/>
              <w:br/>
              <w:t xml:space="preserve">(MoleculeClusterName) </w:t>
            </w:r>
          </w:p>
        </w:tc>
        <w:tc>
          <w:tcPr>
            <w:tcW w:w="1930" w:type="dxa"/>
            <w:tcBorders>
              <w:bottom w:val="single" w:sz="6" w:space="0" w:color="146EB4"/>
            </w:tcBorders>
          </w:tcPr>
          <w:p>
            <w:pPr>
              <w:pStyle w:val="Tabletext"/>
              <w:spacing w:lineRule="atLeast" w:line="240" w:before="60" w:after="60"/>
              <w:rPr/>
            </w:pPr>
            <w:r>
              <w:rPr/>
              <w:t xml:space="preserve">molecule1 </w:t>
            </w:r>
          </w:p>
        </w:tc>
        <w:tc>
          <w:tcPr>
            <w:tcW w:w="4754" w:type="dxa"/>
            <w:tcBorders>
              <w:bottom w:val="single" w:sz="6" w:space="0" w:color="146EB4"/>
            </w:tcBorders>
          </w:tcPr>
          <w:p>
            <w:pPr>
              <w:pStyle w:val="Tabletext"/>
              <w:spacing w:lineRule="atLeast" w:line="240" w:before="60" w:after="60"/>
              <w:rPr/>
            </w:pPr>
            <w:r>
              <w:rPr/>
              <w:t xml:space="preserve">The name for the Boomi Molecule cluster. </w:t>
            </w:r>
          </w:p>
        </w:tc>
      </w:tr>
      <w:tr>
        <w:trPr/>
        <w:tc>
          <w:tcPr>
            <w:tcW w:w="2676" w:type="dxa"/>
            <w:tcBorders>
              <w:bottom w:val="single" w:sz="6" w:space="0" w:color="146EB4"/>
            </w:tcBorders>
          </w:tcPr>
          <w:p>
            <w:pPr>
              <w:pStyle w:val="Tabletext"/>
              <w:spacing w:lineRule="atLeast" w:line="240" w:before="60" w:after="60"/>
              <w:rPr/>
            </w:pPr>
            <w:r>
              <w:rPr>
                <w:b/>
              </w:rPr>
              <w:t>Molecule local path</w:t>
            </w:r>
            <w:r>
              <w:rPr/>
              <w:br/>
              <w:t xml:space="preserve">(MoleculeLocalPath) </w:t>
            </w:r>
          </w:p>
        </w:tc>
        <w:tc>
          <w:tcPr>
            <w:tcW w:w="1930" w:type="dxa"/>
            <w:tcBorders>
              <w:bottom w:val="single" w:sz="6" w:space="0" w:color="146EB4"/>
            </w:tcBorders>
          </w:tcPr>
          <w:p>
            <w:pPr>
              <w:pStyle w:val="Tabletext"/>
              <w:spacing w:lineRule="atLeast" w:line="240" w:before="60" w:after="60"/>
              <w:rPr/>
            </w:pPr>
            <w:r>
              <w:rPr/>
              <w:t xml:space="preserve">/opt/molecule/local/ </w:t>
            </w:r>
          </w:p>
        </w:tc>
        <w:tc>
          <w:tcPr>
            <w:tcW w:w="4754" w:type="dxa"/>
            <w:tcBorders>
              <w:bottom w:val="single" w:sz="6" w:space="0" w:color="146EB4"/>
            </w:tcBorders>
          </w:tcPr>
          <w:p>
            <w:pPr>
              <w:pStyle w:val="Tabletext"/>
              <w:spacing w:lineRule="atLeast" w:line="240" w:before="60" w:after="60"/>
              <w:rPr/>
            </w:pPr>
            <w:r>
              <w:rPr/>
              <w:t xml:space="preserve">The local path for the Molecule installation. </w:t>
            </w:r>
          </w:p>
        </w:tc>
      </w:tr>
      <w:tr>
        <w:trPr/>
        <w:tc>
          <w:tcPr>
            <w:tcW w:w="2676" w:type="dxa"/>
            <w:tcBorders>
              <w:bottom w:val="single" w:sz="6" w:space="0" w:color="146EB4"/>
            </w:tcBorders>
          </w:tcPr>
          <w:p>
            <w:pPr>
              <w:pStyle w:val="Tabletext"/>
              <w:spacing w:lineRule="atLeast" w:line="240" w:before="60" w:after="60"/>
              <w:rPr/>
            </w:pPr>
            <w:r>
              <w:rPr>
                <w:b/>
              </w:rPr>
              <w:t>Molecule local temp directory</w:t>
            </w:r>
            <w:r>
              <w:rPr/>
              <w:br/>
              <w:t>(MoleculeLocalTemp)</w:t>
            </w:r>
          </w:p>
        </w:tc>
        <w:tc>
          <w:tcPr>
            <w:tcW w:w="1930" w:type="dxa"/>
            <w:tcBorders>
              <w:bottom w:val="single" w:sz="6" w:space="0" w:color="146EB4"/>
            </w:tcBorders>
          </w:tcPr>
          <w:p>
            <w:pPr>
              <w:pStyle w:val="Tabletext"/>
              <w:spacing w:lineRule="atLeast" w:line="240" w:before="60" w:after="60"/>
              <w:rPr/>
            </w:pPr>
            <w:r>
              <w:rPr/>
              <w:t xml:space="preserve">/mnt/tmp </w:t>
            </w:r>
          </w:p>
        </w:tc>
        <w:tc>
          <w:tcPr>
            <w:tcW w:w="4754" w:type="dxa"/>
            <w:tcBorders>
              <w:bottom w:val="single" w:sz="6" w:space="0" w:color="146EB4"/>
            </w:tcBorders>
          </w:tcPr>
          <w:p>
            <w:pPr>
              <w:pStyle w:val="Tabletext"/>
              <w:spacing w:lineRule="atLeast" w:line="240" w:before="60" w:after="60"/>
              <w:rPr/>
            </w:pPr>
            <w:r>
              <w:rPr/>
              <w:t>The local temporary path for the Molecule installation.</w:t>
            </w:r>
          </w:p>
        </w:tc>
      </w:tr>
      <w:tr>
        <w:trPr/>
        <w:tc>
          <w:tcPr>
            <w:tcW w:w="2676" w:type="dxa"/>
            <w:tcBorders>
              <w:bottom w:val="single" w:sz="6" w:space="0" w:color="146EB4"/>
            </w:tcBorders>
          </w:tcPr>
          <w:p>
            <w:pPr>
              <w:pStyle w:val="Tabletext"/>
              <w:spacing w:lineRule="atLeast" w:line="240" w:before="60" w:after="60"/>
              <w:rPr/>
            </w:pPr>
            <w:r>
              <w:rPr>
                <w:b/>
              </w:rPr>
              <w:t>Boomi account ID</w:t>
            </w:r>
            <w:r>
              <w:rPr/>
              <w:br/>
              <w:t xml:space="preserve">(BoomiAccountID) </w:t>
            </w:r>
          </w:p>
        </w:tc>
        <w:tc>
          <w:tcPr>
            <w:tcW w:w="1930" w:type="dxa"/>
            <w:tcBorders>
              <w:bottom w:val="single" w:sz="6" w:space="0" w:color="146EB4"/>
            </w:tcBorders>
          </w:tcPr>
          <w:p>
            <w:pPr>
              <w:pStyle w:val="Tabletext"/>
              <w:spacing w:lineRule="atLeast" w:line="240" w:before="60" w:after="60"/>
              <w:rPr/>
            </w:pPr>
            <w:r>
              <w:rPr>
                <w:i/>
                <w:iCs/>
                <w:color w:val="FF0000"/>
              </w:rPr>
              <w:t>Requires input</w:t>
            </w:r>
          </w:p>
        </w:tc>
        <w:tc>
          <w:tcPr>
            <w:tcW w:w="4754" w:type="dxa"/>
            <w:tcBorders>
              <w:bottom w:val="single" w:sz="6" w:space="0" w:color="146EB4"/>
            </w:tcBorders>
          </w:tcPr>
          <w:p>
            <w:pPr>
              <w:pStyle w:val="Tabletext"/>
              <w:spacing w:lineRule="atLeast" w:line="240" w:before="60" w:after="60"/>
              <w:rPr/>
            </w:pPr>
            <w:r>
              <w:rPr/>
              <w:t>The Boomi account ID that you want to associate with the new Molecule cluster.</w:t>
            </w:r>
          </w:p>
        </w:tc>
      </w:tr>
      <w:tr>
        <w:trPr/>
        <w:tc>
          <w:tcPr>
            <w:tcW w:w="2676" w:type="dxa"/>
            <w:tcBorders>
              <w:bottom w:val="single" w:sz="6" w:space="0" w:color="146EB4"/>
            </w:tcBorders>
          </w:tcPr>
          <w:p>
            <w:pPr>
              <w:pStyle w:val="Tabletext"/>
              <w:spacing w:lineRule="atLeast" w:line="240" w:before="60" w:after="60"/>
              <w:rPr/>
            </w:pPr>
            <w:r>
              <w:rPr>
                <w:b/>
              </w:rPr>
              <w:t>Molecule shared directory</w:t>
            </w:r>
            <w:r>
              <w:rPr/>
              <w:br/>
              <w:t xml:space="preserve">(MoleculeSharedDir) </w:t>
            </w:r>
          </w:p>
        </w:tc>
        <w:tc>
          <w:tcPr>
            <w:tcW w:w="1930" w:type="dxa"/>
            <w:tcBorders>
              <w:bottom w:val="single" w:sz="6" w:space="0" w:color="146EB4"/>
            </w:tcBorders>
          </w:tcPr>
          <w:p>
            <w:pPr>
              <w:pStyle w:val="Tabletext"/>
              <w:spacing w:lineRule="atLeast" w:line="240" w:before="60" w:after="60"/>
              <w:rPr/>
            </w:pPr>
            <w:r>
              <w:rPr/>
              <w:t xml:space="preserve">/mnt/molecule </w:t>
            </w:r>
          </w:p>
        </w:tc>
        <w:tc>
          <w:tcPr>
            <w:tcW w:w="4754" w:type="dxa"/>
            <w:tcBorders>
              <w:bottom w:val="single" w:sz="6" w:space="0" w:color="146EB4"/>
            </w:tcBorders>
          </w:tcPr>
          <w:p>
            <w:pPr>
              <w:pStyle w:val="Tabletext"/>
              <w:spacing w:lineRule="atLeast" w:line="240" w:before="60" w:after="60"/>
              <w:rPr/>
            </w:pPr>
            <w:r>
              <w:rPr/>
              <w:t xml:space="preserve">A shared directory for the EFS volume that the Molecules will mount. </w:t>
            </w:r>
          </w:p>
        </w:tc>
      </w:tr>
    </w:tbl>
    <w:p>
      <w:pPr>
        <w:pStyle w:val="Normal"/>
        <w:spacing w:lineRule="auto" w:line="240" w:before="280" w:after="140"/>
        <w:ind w:left="360" w:hanging="0"/>
        <w:rPr>
          <w:color w:val="auto"/>
          <w:kern w:val="0"/>
        </w:rPr>
      </w:pPr>
      <w:ins w:id="39" w:author="Unknown Author" w:date="2020-07-14T09:54:11Z">
        <w:r>
          <w:rPr>
            <w:i/>
            <w:iCs/>
            <w:color w:val="auto"/>
            <w:kern w:val="0"/>
          </w:rPr>
          <w:t>Boomi Molecule configuration Settings (Using Username/Password method):</w:t>
        </w:r>
      </w:ins>
    </w:p>
    <w:tbl>
      <w:tblPr>
        <w:tblW w:w="9360" w:type="dxa"/>
        <w:jc w:val="left"/>
        <w:tblInd w:w="480" w:type="dxa"/>
        <w:tblCellMar>
          <w:top w:w="0" w:type="dxa"/>
          <w:left w:w="120" w:type="dxa"/>
          <w:bottom w:w="0" w:type="dxa"/>
          <w:right w:w="120" w:type="dxa"/>
        </w:tblCellMar>
        <w:tblLook w:noVBand="1" w:val="04a0" w:noHBand="0" w:lastColumn="0" w:firstColumn="1" w:lastRow="0" w:firstRow="1"/>
      </w:tblPr>
      <w:tblGrid>
        <w:gridCol w:w="2676"/>
        <w:gridCol w:w="1930"/>
        <w:gridCol w:w="4754"/>
      </w:tblGrid>
      <w:tr>
        <w:trPr/>
        <w:tc>
          <w:tcPr>
            <w:tcW w:w="2676" w:type="dxa"/>
            <w:tcBorders>
              <w:top w:val="single" w:sz="6" w:space="0" w:color="146EB4"/>
              <w:bottom w:val="single" w:sz="6" w:space="0" w:color="146EB4"/>
            </w:tcBorders>
          </w:tcPr>
          <w:p>
            <w:pPr>
              <w:pStyle w:val="Tabletext"/>
              <w:spacing w:lineRule="atLeast" w:line="240" w:before="60" w:after="60"/>
              <w:rPr/>
            </w:pPr>
            <w:ins w:id="40" w:author="Unknown Author" w:date="2020-07-14T09:53:51Z">
              <w:r>
                <w:rPr>
                  <w:b/>
                </w:rPr>
                <w:t>Boomi user name</w:t>
              </w:r>
            </w:ins>
            <w:ins w:id="41" w:author="Unknown Author" w:date="2020-07-14T09:53:51Z">
              <w:r>
                <w:rPr/>
                <w:br/>
                <w:t xml:space="preserve">(BoomiUsername) </w:t>
              </w:r>
            </w:ins>
          </w:p>
        </w:tc>
        <w:tc>
          <w:tcPr>
            <w:tcW w:w="1930" w:type="dxa"/>
            <w:tcBorders>
              <w:top w:val="single" w:sz="6" w:space="0" w:color="146EB4"/>
              <w:bottom w:val="single" w:sz="6" w:space="0" w:color="146EB4"/>
            </w:tcBorders>
          </w:tcPr>
          <w:p>
            <w:pPr>
              <w:pStyle w:val="Tabletext"/>
              <w:spacing w:lineRule="atLeast" w:line="240" w:before="60" w:after="60"/>
              <w:rPr/>
            </w:pPr>
            <w:ins w:id="42" w:author="Unknown Author" w:date="2020-07-14T09:53:51Z">
              <w:r>
                <w:rPr>
                  <w:i/>
                  <w:iCs/>
                  <w:color w:val="FF0000"/>
                </w:rPr>
                <w:t>Requires input</w:t>
              </w:r>
            </w:ins>
          </w:p>
        </w:tc>
        <w:tc>
          <w:tcPr>
            <w:tcW w:w="4754" w:type="dxa"/>
            <w:tcBorders>
              <w:top w:val="single" w:sz="6" w:space="0" w:color="146EB4"/>
              <w:bottom w:val="single" w:sz="6" w:space="0" w:color="146EB4"/>
            </w:tcBorders>
          </w:tcPr>
          <w:p>
            <w:pPr>
              <w:pStyle w:val="Tabletext"/>
              <w:spacing w:lineRule="atLeast" w:line="240" w:before="60" w:after="60"/>
              <w:rPr/>
            </w:pPr>
            <w:ins w:id="43" w:author="Unknown Author" w:date="2020-07-14T09:53:51Z">
              <w:r>
                <w:rPr/>
                <w:t xml:space="preserve">The email account associated with the Boomi account. </w:t>
              </w:r>
            </w:ins>
          </w:p>
        </w:tc>
      </w:tr>
      <w:tr>
        <w:trPr/>
        <w:tc>
          <w:tcPr>
            <w:tcW w:w="2676" w:type="dxa"/>
            <w:tcBorders>
              <w:bottom w:val="single" w:sz="6" w:space="0" w:color="146EB4"/>
            </w:tcBorders>
          </w:tcPr>
          <w:p>
            <w:pPr>
              <w:pStyle w:val="Tabletext"/>
              <w:spacing w:lineRule="atLeast" w:line="240" w:before="60" w:after="60"/>
              <w:rPr/>
            </w:pPr>
            <w:ins w:id="44" w:author="Unknown Author" w:date="2020-07-14T09:53:51Z">
              <w:r>
                <w:rPr>
                  <w:b/>
                </w:rPr>
                <w:t>Boomi password</w:t>
              </w:r>
            </w:ins>
            <w:ins w:id="45" w:author="Unknown Author" w:date="2020-07-14T09:53:51Z">
              <w:r>
                <w:rPr/>
                <w:br/>
                <w:t xml:space="preserve">(BoomiPassword) </w:t>
              </w:r>
            </w:ins>
          </w:p>
        </w:tc>
        <w:tc>
          <w:tcPr>
            <w:tcW w:w="1930" w:type="dxa"/>
            <w:tcBorders>
              <w:bottom w:val="single" w:sz="6" w:space="0" w:color="146EB4"/>
            </w:tcBorders>
          </w:tcPr>
          <w:p>
            <w:pPr>
              <w:pStyle w:val="Tabletext"/>
              <w:spacing w:lineRule="atLeast" w:line="240" w:before="60" w:after="60"/>
              <w:rPr/>
            </w:pPr>
            <w:ins w:id="46" w:author="Unknown Author" w:date="2020-07-14T09:53:51Z">
              <w:r>
                <w:rPr>
                  <w:i/>
                  <w:iCs/>
                  <w:color w:val="FF0000"/>
                </w:rPr>
                <w:t>Requires input</w:t>
              </w:r>
            </w:ins>
          </w:p>
        </w:tc>
        <w:tc>
          <w:tcPr>
            <w:tcW w:w="4754" w:type="dxa"/>
            <w:tcBorders>
              <w:bottom w:val="single" w:sz="6" w:space="0" w:color="146EB4"/>
            </w:tcBorders>
          </w:tcPr>
          <w:p>
            <w:pPr>
              <w:pStyle w:val="Tabletext"/>
              <w:spacing w:lineRule="atLeast" w:line="240" w:before="60" w:after="60"/>
              <w:rPr/>
            </w:pPr>
            <w:ins w:id="47" w:author="Unknown Author" w:date="2020-07-14T09:53:51Z">
              <w:r>
                <w:rPr/>
                <w:t xml:space="preserve">The password associated with the Boomi account. </w:t>
              </w:r>
            </w:ins>
          </w:p>
        </w:tc>
      </w:tr>
    </w:tbl>
    <w:p>
      <w:pPr>
        <w:pStyle w:val="Normal"/>
        <w:spacing w:lineRule="auto" w:line="240" w:before="280" w:after="140"/>
        <w:ind w:left="360" w:hanging="0"/>
        <w:rPr>
          <w:color w:val="auto"/>
          <w:kern w:val="0"/>
        </w:rPr>
      </w:pPr>
      <w:ins w:id="48" w:author="Unknown Author" w:date="2020-07-14T10:11:43Z">
        <w:r>
          <w:rPr>
            <w:i/>
            <w:iCs/>
            <w:color w:val="auto"/>
            <w:kern w:val="0"/>
          </w:rPr>
          <w:t xml:space="preserve">Boomi Molecule configuration Settings (Using </w:t>
        </w:r>
      </w:ins>
      <w:ins w:id="49" w:author="Unknown Author" w:date="2020-07-14T10:11:43Z">
        <w:r>
          <w:rPr>
            <w:rFonts w:eastAsia="Times New Roman" w:cs="Times New Roman"/>
            <w:i/>
            <w:iCs/>
            <w:color w:val="auto"/>
            <w:kern w:val="0"/>
            <w:sz w:val="24"/>
            <w:szCs w:val="24"/>
            <w:lang w:val="en-US" w:eastAsia="en-US" w:bidi="ar-SA"/>
          </w:rPr>
          <w:t>API Key/Installation Token Method)</w:t>
        </w:r>
      </w:ins>
      <w:ins w:id="50" w:author="Unknown Author" w:date="2020-07-14T10:11:43Z">
        <w:r>
          <w:rPr>
            <w:i/>
            <w:iCs/>
            <w:color w:val="auto"/>
            <w:kern w:val="0"/>
          </w:rPr>
          <w:t>:</w:t>
        </w:r>
      </w:ins>
    </w:p>
    <w:tbl>
      <w:tblPr>
        <w:tblW w:w="9360" w:type="dxa"/>
        <w:jc w:val="left"/>
        <w:tblInd w:w="480" w:type="dxa"/>
        <w:tblCellMar>
          <w:top w:w="0" w:type="dxa"/>
          <w:left w:w="120" w:type="dxa"/>
          <w:bottom w:w="0" w:type="dxa"/>
          <w:right w:w="120" w:type="dxa"/>
        </w:tblCellMar>
        <w:tblLook w:noVBand="1" w:val="04a0" w:noHBand="0" w:lastColumn="0" w:firstColumn="1" w:lastRow="0" w:firstRow="1"/>
      </w:tblPr>
      <w:tblGrid>
        <w:gridCol w:w="2676"/>
        <w:gridCol w:w="1930"/>
        <w:gridCol w:w="4754"/>
      </w:tblGrid>
      <w:tr>
        <w:trPr/>
        <w:tc>
          <w:tcPr>
            <w:tcW w:w="2676" w:type="dxa"/>
            <w:tcBorders>
              <w:top w:val="single" w:sz="6" w:space="0" w:color="146EB4"/>
              <w:bottom w:val="single" w:sz="6" w:space="0" w:color="146EB4"/>
            </w:tcBorders>
          </w:tcPr>
          <w:p>
            <w:pPr>
              <w:pStyle w:val="Tabletext"/>
              <w:spacing w:lineRule="atLeast" w:line="240" w:before="60" w:after="60"/>
              <w:rPr/>
            </w:pPr>
            <w:ins w:id="51" w:author="Unknown Author" w:date="2020-07-14T10:10:36Z">
              <w:r>
                <w:rPr>
                  <w:b/>
                </w:rPr>
                <w:t>Boomi user name</w:t>
              </w:r>
            </w:ins>
            <w:ins w:id="52" w:author="Unknown Author" w:date="2020-07-14T10:10:36Z">
              <w:r>
                <w:rPr/>
                <w:br/>
                <w:t>(BoomiUsername)</w:t>
              </w:r>
            </w:ins>
          </w:p>
        </w:tc>
        <w:tc>
          <w:tcPr>
            <w:tcW w:w="1930" w:type="dxa"/>
            <w:tcBorders>
              <w:top w:val="single" w:sz="6" w:space="0" w:color="146EB4"/>
              <w:bottom w:val="single" w:sz="6" w:space="0" w:color="146EB4"/>
            </w:tcBorders>
          </w:tcPr>
          <w:p>
            <w:pPr>
              <w:pStyle w:val="Tabletext"/>
              <w:spacing w:lineRule="atLeast" w:line="240" w:before="60" w:after="60"/>
              <w:rPr/>
            </w:pPr>
            <w:ins w:id="53" w:author="Unknown Author" w:date="2020-07-14T10:10:36Z">
              <w:r>
                <w:rPr>
                  <w:i/>
                  <w:iCs/>
                  <w:color w:val="FF0000"/>
                </w:rPr>
                <w:t>Requires input</w:t>
              </w:r>
            </w:ins>
          </w:p>
        </w:tc>
        <w:tc>
          <w:tcPr>
            <w:tcW w:w="4754" w:type="dxa"/>
            <w:tcBorders>
              <w:top w:val="single" w:sz="6" w:space="0" w:color="146EB4"/>
              <w:bottom w:val="single" w:sz="6" w:space="0" w:color="146EB4"/>
            </w:tcBorders>
          </w:tcPr>
          <w:p>
            <w:pPr>
              <w:pStyle w:val="Tabletext"/>
              <w:spacing w:lineRule="atLeast" w:line="240" w:before="60" w:after="60"/>
              <w:rPr/>
            </w:pPr>
            <w:ins w:id="54" w:author="Unknown Author" w:date="2020-07-14T10:10:36Z">
              <w:r>
                <w:rPr/>
                <w:t>The email account associated with the Boomi account.</w:t>
              </w:r>
            </w:ins>
          </w:p>
        </w:tc>
      </w:tr>
      <w:tr>
        <w:trPr/>
        <w:tc>
          <w:tcPr>
            <w:tcW w:w="2676" w:type="dxa"/>
            <w:tcBorders>
              <w:bottom w:val="single" w:sz="6" w:space="0" w:color="146EB4"/>
            </w:tcBorders>
          </w:tcPr>
          <w:p>
            <w:pPr>
              <w:pStyle w:val="Tabletext"/>
              <w:spacing w:lineRule="atLeast" w:line="240" w:before="60" w:after="60"/>
              <w:rPr/>
            </w:pPr>
            <w:ins w:id="55" w:author="Unknown Author" w:date="2020-07-14T10:08:54Z">
              <w:r>
                <w:rPr>
                  <w:b/>
                </w:rPr>
                <w:t xml:space="preserve">Boomi </w:t>
              </w:r>
            </w:ins>
            <w:ins w:id="56" w:author="Unknown Author" w:date="2020-07-14T10:08:54Z">
              <w:r>
                <w:rPr>
                  <w:rFonts w:eastAsia="Times New Roman" w:cs="Arial"/>
                  <w:b/>
                  <w:color w:val="262626" w:themeColor="text1" w:themeTint="d9"/>
                  <w:kern w:val="2"/>
                  <w:sz w:val="18"/>
                  <w:szCs w:val="22"/>
                  <w:lang w:val="en-US" w:eastAsia="en-US" w:bidi="ar-SA"/>
                </w:rPr>
                <w:t>API</w:t>
              </w:r>
            </w:ins>
            <w:ins w:id="57" w:author="Unknown Author" w:date="2020-07-14T10:08:54Z">
              <w:r>
                <w:rPr>
                  <w:b/>
                </w:rPr>
                <w:t xml:space="preserve"> </w:t>
              </w:r>
            </w:ins>
            <w:ins w:id="58" w:author="Unknown Author" w:date="2020-07-14T10:08:54Z">
              <w:r>
                <w:rPr>
                  <w:rFonts w:eastAsia="Times New Roman" w:cs="Arial"/>
                  <w:b/>
                  <w:color w:val="262626" w:themeColor="text1" w:themeTint="d9"/>
                  <w:kern w:val="2"/>
                  <w:sz w:val="18"/>
                  <w:szCs w:val="22"/>
                  <w:lang w:val="en-US" w:eastAsia="en-US" w:bidi="ar-SA"/>
                </w:rPr>
                <w:t>Token</w:t>
              </w:r>
            </w:ins>
            <w:ins w:id="59" w:author="Unknown Author" w:date="2020-07-14T10:08:54Z">
              <w:r>
                <w:rPr/>
                <w:br/>
                <w:t xml:space="preserve">(BoomiMFAAPIToken) </w:t>
              </w:r>
            </w:ins>
          </w:p>
        </w:tc>
        <w:tc>
          <w:tcPr>
            <w:tcW w:w="1930" w:type="dxa"/>
            <w:tcBorders>
              <w:bottom w:val="single" w:sz="6" w:space="0" w:color="146EB4"/>
            </w:tcBorders>
          </w:tcPr>
          <w:p>
            <w:pPr>
              <w:pStyle w:val="Tabletext"/>
              <w:spacing w:lineRule="atLeast" w:line="240" w:before="60" w:after="60"/>
              <w:rPr/>
            </w:pPr>
            <w:ins w:id="60" w:author="Unknown Author" w:date="2020-07-14T10:08:54Z">
              <w:r>
                <w:rPr>
                  <w:i/>
                  <w:iCs/>
                  <w:color w:val="FF0000"/>
                </w:rPr>
                <w:t>Requires input</w:t>
              </w:r>
            </w:ins>
          </w:p>
        </w:tc>
        <w:tc>
          <w:tcPr>
            <w:tcW w:w="4754" w:type="dxa"/>
            <w:tcBorders>
              <w:bottom w:val="single" w:sz="6" w:space="0" w:color="146EB4"/>
            </w:tcBorders>
          </w:tcPr>
          <w:p>
            <w:pPr>
              <w:pStyle w:val="Tabletext"/>
              <w:spacing w:lineRule="atLeast" w:line="240" w:before="60" w:after="60"/>
              <w:rPr/>
            </w:pPr>
            <w:ins w:id="61" w:author="Unknown Author" w:date="2020-07-14T10:09:21Z">
              <w:r>
                <w:rPr>
                  <w:rFonts w:eastAsia="Times New Roman" w:cs="Arial"/>
                  <w:color w:val="262626" w:themeColor="text1" w:themeTint="d9"/>
                  <w:kern w:val="2"/>
                  <w:sz w:val="18"/>
                  <w:szCs w:val="22"/>
                  <w:lang w:val="en-US" w:eastAsia="en-US" w:bidi="ar-SA"/>
                </w:rPr>
                <w:t>API Token associated to the</w:t>
              </w:r>
            </w:ins>
            <w:ins w:id="62" w:author="Unknown Author" w:date="2020-07-14T10:08:54Z">
              <w:r>
                <w:rPr/>
                <w:t xml:space="preserve"> Boomi account. </w:t>
              </w:r>
            </w:ins>
          </w:p>
        </w:tc>
      </w:tr>
      <w:tr>
        <w:trPr/>
        <w:tc>
          <w:tcPr>
            <w:tcW w:w="2676" w:type="dxa"/>
            <w:tcBorders>
              <w:bottom w:val="single" w:sz="6" w:space="0" w:color="146EB4"/>
            </w:tcBorders>
          </w:tcPr>
          <w:p>
            <w:pPr>
              <w:pStyle w:val="Tabletext"/>
              <w:spacing w:lineRule="atLeast" w:line="240" w:before="60" w:after="60"/>
              <w:rPr/>
            </w:pPr>
            <w:ins w:id="63" w:author="Unknown Author" w:date="2020-07-14T10:08:54Z">
              <w:r>
                <w:rPr>
                  <w:b/>
                </w:rPr>
                <w:t xml:space="preserve">Boomi </w:t>
              </w:r>
            </w:ins>
            <w:ins w:id="64" w:author="Unknown Author" w:date="2020-07-14T10:08:54Z">
              <w:r>
                <w:rPr>
                  <w:rFonts w:eastAsia="Times New Roman" w:cs="Arial"/>
                  <w:b/>
                  <w:color w:val="262626" w:themeColor="text1" w:themeTint="d9"/>
                  <w:kern w:val="2"/>
                  <w:sz w:val="18"/>
                  <w:szCs w:val="22"/>
                  <w:lang w:val="en-US" w:eastAsia="en-US" w:bidi="ar-SA"/>
                </w:rPr>
                <w:t>Installation Token</w:t>
              </w:r>
            </w:ins>
            <w:ins w:id="65" w:author="Unknown Author" w:date="2020-07-14T10:08:54Z">
              <w:r>
                <w:rPr/>
                <w:br/>
                <w:t xml:space="preserve">(BoomiMFAInstallToken) </w:t>
              </w:r>
            </w:ins>
          </w:p>
        </w:tc>
        <w:tc>
          <w:tcPr>
            <w:tcW w:w="1930" w:type="dxa"/>
            <w:tcBorders>
              <w:bottom w:val="single" w:sz="6" w:space="0" w:color="146EB4"/>
            </w:tcBorders>
          </w:tcPr>
          <w:p>
            <w:pPr>
              <w:pStyle w:val="Tabletext"/>
              <w:spacing w:lineRule="atLeast" w:line="240" w:before="60" w:after="60"/>
              <w:rPr/>
            </w:pPr>
            <w:ins w:id="66" w:author="Unknown Author" w:date="2020-07-14T10:08:54Z">
              <w:r>
                <w:rPr>
                  <w:i/>
                  <w:iCs/>
                  <w:color w:val="FF0000"/>
                </w:rPr>
                <w:t>Requires input</w:t>
              </w:r>
            </w:ins>
          </w:p>
        </w:tc>
        <w:tc>
          <w:tcPr>
            <w:tcW w:w="4754" w:type="dxa"/>
            <w:tcBorders>
              <w:bottom w:val="single" w:sz="6" w:space="0" w:color="146EB4"/>
            </w:tcBorders>
          </w:tcPr>
          <w:p>
            <w:pPr>
              <w:pStyle w:val="Tabletext"/>
              <w:spacing w:lineRule="atLeast" w:line="240" w:before="60" w:after="60"/>
              <w:rPr/>
            </w:pPr>
            <w:ins w:id="67" w:author="Unknown Author" w:date="2020-07-14T10:09:31Z">
              <w:r>
                <w:rPr>
                  <w:rFonts w:eastAsia="Times New Roman" w:cs="Arial"/>
                  <w:color w:val="262626" w:themeColor="text1" w:themeTint="d9"/>
                  <w:kern w:val="2"/>
                  <w:sz w:val="18"/>
                  <w:szCs w:val="22"/>
                  <w:lang w:val="en-US" w:eastAsia="en-US" w:bidi="ar-SA"/>
                </w:rPr>
                <w:t>The installation token created for the account</w:t>
              </w:r>
            </w:ins>
            <w:ins w:id="68" w:author="Unknown Author" w:date="2020-07-14T10:08:54Z">
              <w:r>
                <w:rPr/>
                <w:t xml:space="preserve">. </w:t>
              </w:r>
            </w:ins>
            <w:ins w:id="69" w:author="Unknown Author" w:date="2020-07-14T10:09:51Z">
              <w:r>
                <w:rPr/>
                <w:t>Can be set to last up to 24 hours</w:t>
              </w:r>
            </w:ins>
            <w:ins w:id="70" w:author="Unknown Author" w:date="2020-07-14T10:10:00Z">
              <w:r>
                <w:rPr/>
                <w:t>.</w:t>
              </w:r>
            </w:ins>
          </w:p>
        </w:tc>
      </w:tr>
    </w:tbl>
    <w:p>
      <w:pPr>
        <w:pStyle w:val="Normal"/>
        <w:spacing w:lineRule="auto" w:line="240" w:before="280" w:after="140"/>
        <w:ind w:left="360" w:hanging="0"/>
        <w:rPr>
          <w:color w:val="auto"/>
          <w:kern w:val="0"/>
        </w:rPr>
      </w:pPr>
      <w:r>
        <w:rPr>
          <w:i/>
          <w:iCs/>
          <w:color w:val="auto"/>
          <w:kern w:val="0"/>
        </w:rPr>
        <w:t>Amazon EFS configuration:</w:t>
      </w:r>
    </w:p>
    <w:tbl>
      <w:tblPr>
        <w:tblW w:w="9360" w:type="dxa"/>
        <w:jc w:val="left"/>
        <w:tblInd w:w="480" w:type="dxa"/>
        <w:tblCellMar>
          <w:top w:w="0" w:type="dxa"/>
          <w:left w:w="120" w:type="dxa"/>
          <w:bottom w:w="0" w:type="dxa"/>
          <w:right w:w="120" w:type="dxa"/>
        </w:tblCellMar>
        <w:tblLook w:noVBand="1" w:val="04a0" w:noHBand="0" w:lastColumn="0" w:firstColumn="1" w:lastRow="0" w:firstRow="1"/>
      </w:tblPr>
      <w:tblGrid>
        <w:gridCol w:w="2603"/>
        <w:gridCol w:w="1793"/>
        <w:gridCol w:w="4964"/>
      </w:tblGrid>
      <w:tr>
        <w:trPr/>
        <w:tc>
          <w:tcPr>
            <w:tcW w:w="2603" w:type="dxa"/>
            <w:tcBorders>
              <w:top w:val="single" w:sz="6" w:space="0" w:color="146EB4"/>
              <w:bottom w:val="single" w:sz="6" w:space="0" w:color="146EB4"/>
            </w:tcBorders>
            <w:shd w:color="auto" w:fill="CBD5E9" w:val="clear"/>
            <w:vAlign w:val="center"/>
          </w:tcPr>
          <w:p>
            <w:pPr>
              <w:pStyle w:val="Tabletext"/>
              <w:spacing w:before="60" w:after="60"/>
              <w:rPr>
                <w:b/>
                <w:b/>
              </w:rPr>
            </w:pPr>
            <w:r>
              <w:rPr>
                <w:b/>
              </w:rPr>
              <w:t>Parameter label</w:t>
              <w:br/>
              <w:t xml:space="preserve">(name) </w:t>
            </w:r>
          </w:p>
        </w:tc>
        <w:tc>
          <w:tcPr>
            <w:tcW w:w="1793" w:type="dxa"/>
            <w:tcBorders>
              <w:top w:val="single" w:sz="6" w:space="0" w:color="146EB4"/>
              <w:bottom w:val="single" w:sz="6" w:space="0" w:color="146EB4"/>
            </w:tcBorders>
            <w:shd w:color="auto" w:fill="CBD5E9" w:val="clear"/>
            <w:vAlign w:val="center"/>
          </w:tcPr>
          <w:p>
            <w:pPr>
              <w:pStyle w:val="Tabletext"/>
              <w:spacing w:before="60" w:after="60"/>
              <w:rPr>
                <w:b/>
                <w:b/>
              </w:rPr>
            </w:pPr>
            <w:r>
              <w:rPr>
                <w:b/>
              </w:rPr>
              <w:t xml:space="preserve">Default </w:t>
            </w:r>
          </w:p>
        </w:tc>
        <w:tc>
          <w:tcPr>
            <w:tcW w:w="4964" w:type="dxa"/>
            <w:tcBorders>
              <w:top w:val="single" w:sz="6" w:space="0" w:color="146EB4"/>
              <w:bottom w:val="single" w:sz="6" w:space="0" w:color="146EB4"/>
            </w:tcBorders>
            <w:shd w:color="auto" w:fill="CBD5E9" w:val="clear"/>
            <w:vAlign w:val="center"/>
          </w:tcPr>
          <w:p>
            <w:pPr>
              <w:pStyle w:val="Tabletext"/>
              <w:spacing w:before="60" w:after="60"/>
              <w:rPr>
                <w:b/>
                <w:b/>
              </w:rPr>
            </w:pPr>
            <w:r>
              <w:rPr>
                <w:b/>
              </w:rPr>
              <w:t xml:space="preserve">Description </w:t>
            </w:r>
          </w:p>
        </w:tc>
      </w:tr>
      <w:tr>
        <w:trPr/>
        <w:tc>
          <w:tcPr>
            <w:tcW w:w="2603" w:type="dxa"/>
            <w:tcBorders>
              <w:bottom w:val="single" w:sz="6" w:space="0" w:color="146EB4"/>
            </w:tcBorders>
          </w:tcPr>
          <w:p>
            <w:pPr>
              <w:pStyle w:val="Tabletext"/>
              <w:spacing w:lineRule="atLeast" w:line="240" w:before="60" w:after="60"/>
              <w:rPr/>
            </w:pPr>
            <w:r>
              <w:rPr>
                <w:b/>
              </w:rPr>
              <w:t>EFS encryption</w:t>
            </w:r>
            <w:r>
              <w:rPr/>
              <w:br/>
              <w:t xml:space="preserve">(EFSEncryption) </w:t>
            </w:r>
          </w:p>
        </w:tc>
        <w:tc>
          <w:tcPr>
            <w:tcW w:w="1793" w:type="dxa"/>
            <w:tcBorders>
              <w:bottom w:val="single" w:sz="6" w:space="0" w:color="146EB4"/>
            </w:tcBorders>
          </w:tcPr>
          <w:p>
            <w:pPr>
              <w:pStyle w:val="Tabletext"/>
              <w:spacing w:lineRule="atLeast" w:line="240" w:before="60" w:after="60"/>
              <w:rPr/>
            </w:pPr>
            <w:r>
              <w:rPr/>
              <w:t xml:space="preserve">True </w:t>
            </w:r>
          </w:p>
        </w:tc>
        <w:tc>
          <w:tcPr>
            <w:tcW w:w="4964" w:type="dxa"/>
            <w:tcBorders>
              <w:bottom w:val="single" w:sz="6" w:space="0" w:color="146EB4"/>
            </w:tcBorders>
          </w:tcPr>
          <w:p>
            <w:pPr>
              <w:pStyle w:val="Tabletext"/>
              <w:spacing w:lineRule="atLeast" w:line="240" w:before="60" w:after="60"/>
              <w:rPr/>
            </w:pPr>
            <w:r>
              <w:rPr/>
              <w:t>EFS volumes can be encrypted.</w:t>
            </w:r>
          </w:p>
        </w:tc>
      </w:tr>
      <w:tr>
        <w:trPr/>
        <w:tc>
          <w:tcPr>
            <w:tcW w:w="2603" w:type="dxa"/>
            <w:tcBorders>
              <w:bottom w:val="single" w:sz="6" w:space="0" w:color="146EB4"/>
            </w:tcBorders>
          </w:tcPr>
          <w:p>
            <w:pPr>
              <w:pStyle w:val="Tabletext"/>
              <w:spacing w:lineRule="atLeast" w:line="240" w:before="60" w:after="60"/>
              <w:rPr/>
            </w:pPr>
            <w:r>
              <w:rPr>
                <w:b/>
              </w:rPr>
              <w:t>EFS performance mode</w:t>
            </w:r>
            <w:r>
              <w:rPr/>
              <w:br/>
              <w:t xml:space="preserve">(EFSPerformanceMode) </w:t>
            </w:r>
          </w:p>
        </w:tc>
        <w:tc>
          <w:tcPr>
            <w:tcW w:w="1793" w:type="dxa"/>
            <w:tcBorders>
              <w:bottom w:val="single" w:sz="6" w:space="0" w:color="146EB4"/>
            </w:tcBorders>
          </w:tcPr>
          <w:p>
            <w:pPr>
              <w:pStyle w:val="Tabletext"/>
              <w:spacing w:lineRule="atLeast" w:line="240" w:before="60" w:after="60"/>
              <w:rPr/>
            </w:pPr>
            <w:r>
              <w:rPr/>
              <w:t>generalPurpose</w:t>
            </w:r>
          </w:p>
        </w:tc>
        <w:tc>
          <w:tcPr>
            <w:tcW w:w="4964" w:type="dxa"/>
            <w:tcBorders>
              <w:bottom w:val="single" w:sz="6" w:space="0" w:color="146EB4"/>
            </w:tcBorders>
          </w:tcPr>
          <w:p>
            <w:pPr>
              <w:pStyle w:val="Tabletext"/>
              <w:spacing w:lineRule="atLeast" w:line="240" w:before="60" w:after="60"/>
              <w:rPr/>
            </w:pPr>
            <w:r>
              <w:rPr/>
              <w:t xml:space="preserve">The performance mode for the EFS volume. Choose </w:t>
            </w:r>
            <w:r>
              <w:rPr>
                <w:b/>
              </w:rPr>
              <w:t>generalPurpose</w:t>
            </w:r>
            <w:r>
              <w:rPr/>
              <w:t xml:space="preserve"> or </w:t>
            </w:r>
            <w:r>
              <w:rPr>
                <w:b/>
              </w:rPr>
              <w:t>maxIO</w:t>
            </w:r>
            <w:r>
              <w:rPr/>
              <w:t>.</w:t>
            </w:r>
          </w:p>
        </w:tc>
      </w:tr>
      <w:tr>
        <w:trPr/>
        <w:tc>
          <w:tcPr>
            <w:tcW w:w="2603" w:type="dxa"/>
            <w:tcBorders>
              <w:bottom w:val="single" w:sz="6" w:space="0" w:color="146EB4"/>
            </w:tcBorders>
          </w:tcPr>
          <w:p>
            <w:pPr>
              <w:pStyle w:val="Tabletext"/>
              <w:spacing w:lineRule="atLeast" w:line="240" w:before="60" w:after="60"/>
              <w:rPr/>
            </w:pPr>
            <w:r>
              <w:rPr>
                <w:b/>
              </w:rPr>
              <w:t>EFS throughput mode</w:t>
            </w:r>
            <w:r>
              <w:rPr/>
              <w:br/>
              <w:t xml:space="preserve">(EFSThroughputMode) </w:t>
            </w:r>
          </w:p>
        </w:tc>
        <w:tc>
          <w:tcPr>
            <w:tcW w:w="1793" w:type="dxa"/>
            <w:tcBorders>
              <w:bottom w:val="single" w:sz="6" w:space="0" w:color="146EB4"/>
            </w:tcBorders>
          </w:tcPr>
          <w:p>
            <w:pPr>
              <w:pStyle w:val="Tabletext"/>
              <w:spacing w:lineRule="atLeast" w:line="240" w:before="60" w:after="60"/>
              <w:rPr/>
            </w:pPr>
            <w:r>
              <w:rPr/>
              <w:t xml:space="preserve">provisioned </w:t>
            </w:r>
          </w:p>
        </w:tc>
        <w:tc>
          <w:tcPr>
            <w:tcW w:w="4964" w:type="dxa"/>
            <w:tcBorders>
              <w:bottom w:val="single" w:sz="6" w:space="0" w:color="146EB4"/>
            </w:tcBorders>
          </w:tcPr>
          <w:p>
            <w:pPr>
              <w:pStyle w:val="Tabletext"/>
              <w:spacing w:lineRule="atLeast" w:line="240" w:before="60" w:after="60"/>
              <w:rPr/>
            </w:pPr>
            <w:r>
              <w:rPr/>
              <w:t xml:space="preserve">The throughput mode for tje EFS volume. Choose </w:t>
            </w:r>
            <w:r>
              <w:rPr>
                <w:b/>
              </w:rPr>
              <w:t>provisioned</w:t>
            </w:r>
            <w:r>
              <w:rPr/>
              <w:t xml:space="preserve"> or </w:t>
            </w:r>
            <w:r>
              <w:rPr>
                <w:b/>
              </w:rPr>
              <w:t>bursting</w:t>
            </w:r>
            <w:r>
              <w:rPr/>
              <w:t>.</w:t>
            </w:r>
          </w:p>
        </w:tc>
      </w:tr>
      <w:tr>
        <w:trPr/>
        <w:tc>
          <w:tcPr>
            <w:tcW w:w="2603" w:type="dxa"/>
            <w:tcBorders>
              <w:bottom w:val="single" w:sz="6" w:space="0" w:color="146EB4"/>
            </w:tcBorders>
          </w:tcPr>
          <w:p>
            <w:pPr>
              <w:pStyle w:val="Tabletext"/>
              <w:spacing w:lineRule="atLeast" w:line="240" w:before="60" w:after="60"/>
              <w:rPr/>
            </w:pPr>
            <w:r>
              <w:rPr>
                <w:b/>
              </w:rPr>
              <w:t>EFS provisioned throughput</w:t>
            </w:r>
            <w:r>
              <w:rPr/>
              <w:br/>
              <w:t>(EFSProvisionedThroughput)</w:t>
            </w:r>
          </w:p>
        </w:tc>
        <w:tc>
          <w:tcPr>
            <w:tcW w:w="1793" w:type="dxa"/>
            <w:tcBorders>
              <w:bottom w:val="single" w:sz="6" w:space="0" w:color="146EB4"/>
            </w:tcBorders>
          </w:tcPr>
          <w:p>
            <w:pPr>
              <w:pStyle w:val="Tabletext"/>
              <w:spacing w:lineRule="atLeast" w:line="240" w:before="60" w:after="60"/>
              <w:rPr/>
            </w:pPr>
            <w:r>
              <w:rPr/>
              <w:t xml:space="preserve">10 </w:t>
            </w:r>
          </w:p>
        </w:tc>
        <w:tc>
          <w:tcPr>
            <w:tcW w:w="4964" w:type="dxa"/>
            <w:tcBorders>
              <w:bottom w:val="single" w:sz="6" w:space="0" w:color="146EB4"/>
            </w:tcBorders>
          </w:tcPr>
          <w:p>
            <w:pPr>
              <w:pStyle w:val="Tabletext"/>
              <w:spacing w:lineRule="atLeast" w:line="240" w:before="60" w:after="60"/>
              <w:rPr/>
            </w:pPr>
            <w:r>
              <w:rPr/>
              <w:t xml:space="preserve">The provisioned throughput value for the EFS volume. </w:t>
            </w:r>
          </w:p>
        </w:tc>
      </w:tr>
    </w:tbl>
    <w:p>
      <w:pPr>
        <w:pStyle w:val="Normal"/>
        <w:spacing w:lineRule="auto" w:line="240" w:before="280" w:after="140"/>
        <w:ind w:left="360" w:hanging="0"/>
        <w:rPr>
          <w:i/>
          <w:i/>
          <w:iCs/>
          <w:color w:val="auto"/>
          <w:kern w:val="0"/>
        </w:rPr>
      </w:pPr>
      <w:r>
        <w:rPr>
          <w:i/>
          <w:iCs/>
          <w:color w:val="auto"/>
          <w:kern w:val="0"/>
        </w:rPr>
        <w:t>DNS and SSL configuration:</w:t>
      </w:r>
    </w:p>
    <w:p>
      <w:pPr>
        <w:pStyle w:val="Normal"/>
        <w:spacing w:lineRule="auto" w:line="240" w:before="0" w:after="140"/>
        <w:ind w:left="360" w:hanging="0"/>
        <w:rPr>
          <w:color w:val="auto"/>
          <w:kern w:val="0"/>
        </w:rPr>
      </w:pPr>
      <w:r>
        <w:rPr>
          <w:color w:val="auto"/>
          <w:kern w:val="0"/>
        </w:rPr>
        <w:t xml:space="preserve">Provide values for either </w:t>
      </w:r>
      <w:r>
        <w:rPr>
          <w:rStyle w:val="CodeInline"/>
        </w:rPr>
        <w:t>MoleculeFDQN</w:t>
      </w:r>
      <w:r>
        <w:rPr>
          <w:color w:val="auto"/>
          <w:kern w:val="0"/>
        </w:rPr>
        <w:t xml:space="preserve"> and </w:t>
      </w:r>
      <w:r>
        <w:rPr>
          <w:rStyle w:val="CodeInline"/>
        </w:rPr>
        <w:t>HostedZoneID</w:t>
      </w:r>
      <w:r>
        <w:rPr>
          <w:color w:val="auto"/>
          <w:kern w:val="0"/>
        </w:rPr>
        <w:t xml:space="preserve"> or, if using SSL, provide a value for </w:t>
      </w:r>
      <w:r>
        <w:rPr>
          <w:rStyle w:val="CodeInline"/>
        </w:rPr>
        <w:t>SSLCertificateArn</w:t>
      </w:r>
      <w:r>
        <w:rPr>
          <w:color w:val="auto"/>
          <w:kern w:val="0"/>
        </w:rPr>
        <w:t>.</w:t>
      </w:r>
    </w:p>
    <w:tbl>
      <w:tblPr>
        <w:tblW w:w="9359" w:type="dxa"/>
        <w:jc w:val="left"/>
        <w:tblInd w:w="480" w:type="dxa"/>
        <w:tblCellMar>
          <w:top w:w="0" w:type="dxa"/>
          <w:left w:w="120" w:type="dxa"/>
          <w:bottom w:w="0" w:type="dxa"/>
          <w:right w:w="120" w:type="dxa"/>
        </w:tblCellMar>
        <w:tblLook w:noVBand="1" w:val="04a0" w:noHBand="0" w:lastColumn="0" w:firstColumn="1" w:lastRow="0" w:firstRow="1"/>
      </w:tblPr>
      <w:tblGrid>
        <w:gridCol w:w="2347"/>
        <w:gridCol w:w="1814"/>
        <w:gridCol w:w="5198"/>
      </w:tblGrid>
      <w:tr>
        <w:trPr/>
        <w:tc>
          <w:tcPr>
            <w:tcW w:w="2347" w:type="dxa"/>
            <w:tcBorders>
              <w:top w:val="single" w:sz="6" w:space="0" w:color="146EB4"/>
              <w:bottom w:val="single" w:sz="6" w:space="0" w:color="146EB4"/>
            </w:tcBorders>
            <w:shd w:color="auto" w:fill="CBD5E9" w:val="clear"/>
            <w:vAlign w:val="center"/>
          </w:tcPr>
          <w:p>
            <w:pPr>
              <w:pStyle w:val="Tabletext"/>
              <w:spacing w:before="60" w:after="60"/>
              <w:rPr>
                <w:b/>
                <w:b/>
              </w:rPr>
            </w:pPr>
            <w:r>
              <w:rPr>
                <w:b/>
              </w:rPr>
              <w:t xml:space="preserve">Parameter label (name) </w:t>
            </w:r>
          </w:p>
        </w:tc>
        <w:tc>
          <w:tcPr>
            <w:tcW w:w="1814" w:type="dxa"/>
            <w:tcBorders>
              <w:top w:val="single" w:sz="6" w:space="0" w:color="146EB4"/>
              <w:bottom w:val="single" w:sz="6" w:space="0" w:color="146EB4"/>
            </w:tcBorders>
            <w:shd w:color="auto" w:fill="CBD5E9" w:val="clear"/>
            <w:vAlign w:val="center"/>
          </w:tcPr>
          <w:p>
            <w:pPr>
              <w:pStyle w:val="Tabletext"/>
              <w:spacing w:before="60" w:after="60"/>
              <w:rPr>
                <w:b/>
                <w:b/>
              </w:rPr>
            </w:pPr>
            <w:r>
              <w:rPr>
                <w:b/>
              </w:rPr>
              <w:t xml:space="preserve">Default </w:t>
            </w:r>
          </w:p>
        </w:tc>
        <w:tc>
          <w:tcPr>
            <w:tcW w:w="5198" w:type="dxa"/>
            <w:tcBorders>
              <w:top w:val="single" w:sz="6" w:space="0" w:color="146EB4"/>
              <w:bottom w:val="single" w:sz="6" w:space="0" w:color="146EB4"/>
            </w:tcBorders>
            <w:shd w:color="auto" w:fill="CBD5E9" w:val="clear"/>
            <w:vAlign w:val="center"/>
          </w:tcPr>
          <w:p>
            <w:pPr>
              <w:pStyle w:val="Tabletext"/>
              <w:spacing w:before="60" w:after="60"/>
              <w:rPr>
                <w:b/>
                <w:b/>
              </w:rPr>
            </w:pPr>
            <w:r>
              <w:rPr>
                <w:b/>
              </w:rPr>
              <w:t xml:space="preserve">Description </w:t>
            </w:r>
          </w:p>
        </w:tc>
      </w:tr>
      <w:tr>
        <w:trPr/>
        <w:tc>
          <w:tcPr>
            <w:tcW w:w="2347" w:type="dxa"/>
            <w:tcBorders>
              <w:bottom w:val="single" w:sz="6" w:space="0" w:color="146EB4"/>
            </w:tcBorders>
          </w:tcPr>
          <w:p>
            <w:pPr>
              <w:pStyle w:val="Tabletext"/>
              <w:spacing w:lineRule="atLeast" w:line="240" w:before="60" w:after="60"/>
              <w:rPr/>
            </w:pPr>
            <w:r>
              <w:rPr>
                <w:b/>
              </w:rPr>
              <w:t>Molecule FQDN</w:t>
            </w:r>
            <w:r>
              <w:rPr/>
              <w:br/>
              <w:t xml:space="preserve">(MoleculeFQDN) </w:t>
            </w:r>
          </w:p>
        </w:tc>
        <w:tc>
          <w:tcPr>
            <w:tcW w:w="1814" w:type="dxa"/>
            <w:tcBorders>
              <w:bottom w:val="single" w:sz="6" w:space="0" w:color="146EB4"/>
            </w:tcBorders>
          </w:tcPr>
          <w:p>
            <w:pPr>
              <w:pStyle w:val="Tabletext"/>
              <w:spacing w:lineRule="atLeast" w:line="240" w:before="60" w:after="60"/>
              <w:rPr/>
            </w:pPr>
            <w:r>
              <w:rPr>
                <w:i/>
                <w:iCs/>
                <w:color w:val="FF0000"/>
              </w:rPr>
              <w:t>Requires input</w:t>
            </w:r>
          </w:p>
        </w:tc>
        <w:tc>
          <w:tcPr>
            <w:tcW w:w="5198" w:type="dxa"/>
            <w:tcBorders>
              <w:bottom w:val="single" w:sz="6" w:space="0" w:color="146EB4"/>
            </w:tcBorders>
          </w:tcPr>
          <w:p>
            <w:pPr>
              <w:pStyle w:val="Tabletext"/>
              <w:spacing w:lineRule="atLeast" w:line="240" w:before="60" w:after="60"/>
              <w:rPr/>
            </w:pPr>
            <w:r>
              <w:rPr/>
              <w:t xml:space="preserve">The fully qualified domain name (FQDN) for the Boomi Molecule cluster. Use with </w:t>
            </w:r>
            <w:r>
              <w:rPr>
                <w:rStyle w:val="Parameterintable"/>
              </w:rPr>
              <w:t>HostedZoneID</w:t>
            </w:r>
            <w:r>
              <w:rPr/>
              <w:t xml:space="preserve"> if you are not using SSL.</w:t>
            </w:r>
          </w:p>
        </w:tc>
      </w:tr>
      <w:tr>
        <w:trPr/>
        <w:tc>
          <w:tcPr>
            <w:tcW w:w="2347" w:type="dxa"/>
            <w:tcBorders>
              <w:bottom w:val="single" w:sz="6" w:space="0" w:color="146EB4"/>
            </w:tcBorders>
          </w:tcPr>
          <w:p>
            <w:pPr>
              <w:pStyle w:val="Tabletext"/>
              <w:spacing w:lineRule="atLeast" w:line="240" w:before="60" w:after="60"/>
              <w:rPr/>
            </w:pPr>
            <w:r>
              <w:rPr>
                <w:b/>
              </w:rPr>
              <w:t>Route 53 hosted zone ID</w:t>
            </w:r>
            <w:r>
              <w:rPr/>
              <w:br/>
              <w:t xml:space="preserve">(HostedZoneID) </w:t>
            </w:r>
          </w:p>
        </w:tc>
        <w:tc>
          <w:tcPr>
            <w:tcW w:w="1814" w:type="dxa"/>
            <w:tcBorders>
              <w:bottom w:val="single" w:sz="6" w:space="0" w:color="146EB4"/>
            </w:tcBorders>
          </w:tcPr>
          <w:p>
            <w:pPr>
              <w:pStyle w:val="Tabletext"/>
              <w:spacing w:lineRule="atLeast" w:line="240" w:before="60" w:after="60"/>
              <w:rPr/>
            </w:pPr>
            <w:r>
              <w:rPr>
                <w:i/>
                <w:iCs/>
                <w:color w:val="FF0000"/>
              </w:rPr>
              <w:t>Requires input</w:t>
            </w:r>
          </w:p>
        </w:tc>
        <w:tc>
          <w:tcPr>
            <w:tcW w:w="5198" w:type="dxa"/>
            <w:tcBorders>
              <w:bottom w:val="single" w:sz="6" w:space="0" w:color="146EB4"/>
            </w:tcBorders>
          </w:tcPr>
          <w:p>
            <w:pPr>
              <w:pStyle w:val="Tabletext"/>
              <w:spacing w:lineRule="atLeast" w:line="240" w:before="60" w:after="60"/>
              <w:rPr/>
            </w:pPr>
            <w:r>
              <w:rPr/>
              <w:t xml:space="preserve">Route 53 Hosted Zone ID of the domain name. Used in conjunction with a </w:t>
            </w:r>
            <w:r>
              <w:rPr>
                <w:rStyle w:val="Parameterintable"/>
              </w:rPr>
              <w:t>MoleculeFQDN</w:t>
            </w:r>
            <w:r>
              <w:rPr/>
              <w:t xml:space="preserve">. </w:t>
            </w:r>
          </w:p>
        </w:tc>
      </w:tr>
      <w:tr>
        <w:trPr/>
        <w:tc>
          <w:tcPr>
            <w:tcW w:w="2347" w:type="dxa"/>
            <w:tcBorders>
              <w:bottom w:val="single" w:sz="6" w:space="0" w:color="146EB4"/>
            </w:tcBorders>
          </w:tcPr>
          <w:p>
            <w:pPr>
              <w:pStyle w:val="Tabletext"/>
              <w:spacing w:lineRule="atLeast" w:line="240" w:before="60" w:after="60"/>
              <w:rPr/>
            </w:pPr>
            <w:r>
              <w:rPr>
                <w:b/>
              </w:rPr>
              <w:t>SSL certificate ARN</w:t>
            </w:r>
            <w:r>
              <w:rPr/>
              <w:br/>
              <w:t>(SSLCertificateArn)</w:t>
            </w:r>
          </w:p>
        </w:tc>
        <w:tc>
          <w:tcPr>
            <w:tcW w:w="1814" w:type="dxa"/>
            <w:tcBorders>
              <w:bottom w:val="single" w:sz="6" w:space="0" w:color="146EB4"/>
            </w:tcBorders>
          </w:tcPr>
          <w:p>
            <w:pPr>
              <w:pStyle w:val="Tabletext"/>
              <w:spacing w:lineRule="atLeast" w:line="240" w:before="60" w:after="60"/>
              <w:rPr/>
            </w:pPr>
            <w:r>
              <w:rPr>
                <w:i/>
                <w:iCs/>
                <w:color w:val="FF0000"/>
              </w:rPr>
              <w:t>Requires input</w:t>
            </w:r>
          </w:p>
        </w:tc>
        <w:tc>
          <w:tcPr>
            <w:tcW w:w="5198" w:type="dxa"/>
            <w:tcBorders>
              <w:bottom w:val="single" w:sz="6" w:space="0" w:color="146EB4"/>
            </w:tcBorders>
          </w:tcPr>
          <w:p>
            <w:pPr>
              <w:pStyle w:val="Tabletext"/>
              <w:spacing w:lineRule="atLeast" w:line="240" w:before="60" w:after="60"/>
              <w:rPr/>
            </w:pPr>
            <w:r>
              <w:rPr/>
              <w:t xml:space="preserve">The ARN of the SSL certificate to use for the load balancer. Use </w:t>
            </w:r>
            <w:r>
              <w:rPr>
                <w:rStyle w:val="Parameterintable"/>
              </w:rPr>
              <w:t>SSLCertificateArn</w:t>
            </w:r>
            <w:r>
              <w:rPr/>
              <w:t xml:space="preserve"> if you are not using </w:t>
            </w:r>
            <w:r>
              <w:rPr>
                <w:rStyle w:val="Parameterintable"/>
              </w:rPr>
              <w:t>MoleculeFQDN</w:t>
            </w:r>
            <w:r>
              <w:rPr/>
              <w:t xml:space="preserve"> and </w:t>
            </w:r>
            <w:r>
              <w:rPr>
                <w:rStyle w:val="Parameterintable"/>
              </w:rPr>
              <w:t>HostedZoneID</w:t>
            </w:r>
            <w:r>
              <w:rPr/>
              <w:t>.</w:t>
            </w:r>
          </w:p>
        </w:tc>
      </w:tr>
    </w:tbl>
    <w:p>
      <w:pPr>
        <w:pStyle w:val="Normal"/>
        <w:keepNext w:val="true"/>
        <w:spacing w:before="280" w:after="140"/>
        <w:ind w:left="360" w:hanging="0"/>
        <w:rPr>
          <w:i/>
          <w:i/>
        </w:rPr>
      </w:pPr>
      <w:r>
        <w:rPr>
          <w:i/>
        </w:rPr>
        <w:t>AWS Quick Start configuration:</w:t>
      </w:r>
    </w:p>
    <w:p>
      <w:pPr>
        <w:pStyle w:val="Note"/>
        <w:rPr/>
      </w:pPr>
      <w:r>
        <w:rPr>
          <w:b/>
        </w:rPr>
        <w:t>Note</w:t>
      </w:r>
      <w:r>
        <w:rPr/>
        <w:t xml:space="preserve">     We recommend that you keep the default settings for the following two parameters, unless you are customizing the Quick Start templates for your own deployment projects. Changing the settings of these parameters will automatically update code references to point to a new Quick Start location. For additional details, see the </w:t>
      </w:r>
      <w:hyperlink r:id="rId42">
        <w:r>
          <w:rPr>
            <w:color w:val="0000FF"/>
            <w:u w:val="single"/>
          </w:rPr>
          <w:t>AWS Quick Start Contributor’s Guide</w:t>
        </w:r>
      </w:hyperlink>
      <w:r>
        <w:rPr/>
        <w:t>.</w:t>
      </w:r>
    </w:p>
    <w:tbl>
      <w:tblPr>
        <w:tblW w:w="9359" w:type="dxa"/>
        <w:jc w:val="left"/>
        <w:tblInd w:w="480" w:type="dxa"/>
        <w:tblCellMar>
          <w:top w:w="0" w:type="dxa"/>
          <w:left w:w="120" w:type="dxa"/>
          <w:bottom w:w="0" w:type="dxa"/>
          <w:right w:w="120" w:type="dxa"/>
        </w:tblCellMar>
        <w:tblLook w:noVBand="1" w:val="04a0" w:noHBand="0" w:lastColumn="0" w:firstColumn="1" w:lastRow="0" w:firstRow="1"/>
      </w:tblPr>
      <w:tblGrid>
        <w:gridCol w:w="2347"/>
        <w:gridCol w:w="1814"/>
        <w:gridCol w:w="5198"/>
      </w:tblGrid>
      <w:tr>
        <w:trPr/>
        <w:tc>
          <w:tcPr>
            <w:tcW w:w="2347" w:type="dxa"/>
            <w:tcBorders>
              <w:top w:val="single" w:sz="6" w:space="0" w:color="146EB4"/>
              <w:bottom w:val="single" w:sz="6" w:space="0" w:color="146EB4"/>
            </w:tcBorders>
            <w:shd w:color="auto" w:fill="CBD5E9" w:val="clear"/>
            <w:vAlign w:val="center"/>
          </w:tcPr>
          <w:p>
            <w:pPr>
              <w:pStyle w:val="Tabletext"/>
              <w:spacing w:before="60" w:after="60"/>
              <w:rPr>
                <w:b/>
                <w:b/>
              </w:rPr>
            </w:pPr>
            <w:r>
              <w:rPr>
                <w:b/>
              </w:rPr>
              <w:t xml:space="preserve">Parameter label (name) </w:t>
            </w:r>
          </w:p>
        </w:tc>
        <w:tc>
          <w:tcPr>
            <w:tcW w:w="1814" w:type="dxa"/>
            <w:tcBorders>
              <w:top w:val="single" w:sz="6" w:space="0" w:color="146EB4"/>
              <w:bottom w:val="single" w:sz="6" w:space="0" w:color="146EB4"/>
            </w:tcBorders>
            <w:shd w:color="auto" w:fill="CBD5E9" w:val="clear"/>
            <w:vAlign w:val="center"/>
          </w:tcPr>
          <w:p>
            <w:pPr>
              <w:pStyle w:val="Tabletext"/>
              <w:spacing w:before="60" w:after="60"/>
              <w:rPr>
                <w:b/>
                <w:b/>
              </w:rPr>
            </w:pPr>
            <w:r>
              <w:rPr>
                <w:b/>
              </w:rPr>
              <w:t xml:space="preserve">Default </w:t>
            </w:r>
          </w:p>
        </w:tc>
        <w:tc>
          <w:tcPr>
            <w:tcW w:w="5198" w:type="dxa"/>
            <w:tcBorders>
              <w:top w:val="single" w:sz="6" w:space="0" w:color="146EB4"/>
              <w:bottom w:val="single" w:sz="6" w:space="0" w:color="146EB4"/>
            </w:tcBorders>
            <w:shd w:color="auto" w:fill="CBD5E9" w:val="clear"/>
            <w:vAlign w:val="center"/>
          </w:tcPr>
          <w:p>
            <w:pPr>
              <w:pStyle w:val="Tabletext"/>
              <w:spacing w:before="60" w:after="60"/>
              <w:rPr>
                <w:b/>
                <w:b/>
              </w:rPr>
            </w:pPr>
            <w:r>
              <w:rPr>
                <w:b/>
              </w:rPr>
              <w:t xml:space="preserve">Description </w:t>
            </w:r>
          </w:p>
        </w:tc>
      </w:tr>
      <w:tr>
        <w:trPr/>
        <w:tc>
          <w:tcPr>
            <w:tcW w:w="2347" w:type="dxa"/>
            <w:tcBorders>
              <w:bottom w:val="single" w:sz="6" w:space="0" w:color="146EB4"/>
            </w:tcBorders>
            <w:vAlign w:val="center"/>
          </w:tcPr>
          <w:p>
            <w:pPr>
              <w:pStyle w:val="Tabletext"/>
              <w:spacing w:lineRule="atLeast" w:line="240" w:before="60" w:after="60"/>
              <w:rPr/>
            </w:pPr>
            <w:r>
              <w:rPr>
                <w:b/>
              </w:rPr>
              <w:t>Quick Start S3 key prefix</w:t>
            </w:r>
            <w:r>
              <w:rPr/>
              <w:br/>
              <w:t xml:space="preserve">(QSS3KeyPrefix) </w:t>
            </w:r>
          </w:p>
        </w:tc>
        <w:tc>
          <w:tcPr>
            <w:tcW w:w="1814" w:type="dxa"/>
            <w:tcBorders>
              <w:bottom w:val="single" w:sz="6" w:space="0" w:color="146EB4"/>
            </w:tcBorders>
            <w:vAlign w:val="center"/>
          </w:tcPr>
          <w:p>
            <w:pPr>
              <w:pStyle w:val="Tabletext"/>
              <w:spacing w:lineRule="atLeast" w:line="240" w:before="60" w:after="60"/>
              <w:rPr/>
            </w:pPr>
            <w:r>
              <w:rPr/>
              <w:t>quickstart-boomi-molecule/</w:t>
            </w:r>
          </w:p>
        </w:tc>
        <w:tc>
          <w:tcPr>
            <w:tcW w:w="5198" w:type="dxa"/>
            <w:tcBorders>
              <w:bottom w:val="single" w:sz="6" w:space="0" w:color="146EB4"/>
            </w:tcBorders>
            <w:vAlign w:val="center"/>
          </w:tcPr>
          <w:p>
            <w:pPr>
              <w:pStyle w:val="Tabletext"/>
              <w:spacing w:lineRule="atLeast" w:line="240" w:before="60" w:after="60"/>
              <w:rPr/>
            </w:pPr>
            <w:r>
              <w:rPr/>
              <w:t xml:space="preserve">S3 key prefix for the Quick Start assets. Quick Start key prefix can include numbers, lowercase letters, uppercase letters, hyphens (-), and forward slash (/). </w:t>
            </w:r>
          </w:p>
        </w:tc>
      </w:tr>
      <w:tr>
        <w:trPr/>
        <w:tc>
          <w:tcPr>
            <w:tcW w:w="2347" w:type="dxa"/>
            <w:tcBorders>
              <w:bottom w:val="single" w:sz="6" w:space="0" w:color="146EB4"/>
            </w:tcBorders>
            <w:vAlign w:val="center"/>
          </w:tcPr>
          <w:p>
            <w:pPr>
              <w:pStyle w:val="Tabletext"/>
              <w:spacing w:lineRule="atLeast" w:line="240" w:before="60" w:after="60"/>
              <w:rPr/>
            </w:pPr>
            <w:r>
              <w:rPr>
                <w:b/>
              </w:rPr>
              <w:t>Quick Start S3 bucket name</w:t>
            </w:r>
            <w:r>
              <w:rPr/>
              <w:br/>
              <w:t>(QSS3BucketName)</w:t>
            </w:r>
          </w:p>
        </w:tc>
        <w:tc>
          <w:tcPr>
            <w:tcW w:w="1814" w:type="dxa"/>
            <w:tcBorders>
              <w:bottom w:val="single" w:sz="6" w:space="0" w:color="146EB4"/>
            </w:tcBorders>
            <w:vAlign w:val="center"/>
          </w:tcPr>
          <w:p>
            <w:pPr>
              <w:pStyle w:val="Tabletext"/>
              <w:spacing w:lineRule="atLeast" w:line="240" w:before="60" w:after="60"/>
              <w:rPr/>
            </w:pPr>
            <w:r>
              <w:rPr/>
              <w:t xml:space="preserve">aws-quickstart </w:t>
            </w:r>
          </w:p>
        </w:tc>
        <w:tc>
          <w:tcPr>
            <w:tcW w:w="5198" w:type="dxa"/>
            <w:tcBorders>
              <w:bottom w:val="single" w:sz="6" w:space="0" w:color="146EB4"/>
            </w:tcBorders>
            <w:vAlign w:val="center"/>
          </w:tcPr>
          <w:p>
            <w:pPr>
              <w:pStyle w:val="Tabletext"/>
              <w:spacing w:lineRule="atLeast" w:line="240" w:before="60" w:after="60"/>
              <w:rPr/>
            </w:pPr>
            <w:r>
              <w:rPr/>
              <w:t>S3 bucket name for the Quick Start assets. This string can include numbers, lowercase letters, uppercase letters, and hyphens (-). It cannot start or end with a hyphen (-).</w:t>
            </w:r>
          </w:p>
        </w:tc>
      </w:tr>
    </w:tbl>
    <w:p>
      <w:pPr>
        <w:pStyle w:val="Normal"/>
        <w:rPr/>
      </w:pPr>
      <w:r>
        <w:rPr/>
      </w:r>
    </w:p>
    <w:p>
      <w:pPr>
        <w:pStyle w:val="Heading3"/>
        <w:rPr/>
      </w:pPr>
      <w:bookmarkStart w:id="21" w:name="_Toc20823828"/>
      <w:bookmarkStart w:id="22" w:name="sc2"/>
      <w:bookmarkStart w:id="23" w:name="bookmark=id.2jxsxqh"/>
      <w:bookmarkEnd w:id="22"/>
      <w:bookmarkEnd w:id="23"/>
      <w:r>
        <w:rPr/>
        <w:t>Option 2: Parameters for deploying Dell Boomi Molecule into an existing VPC</w:t>
      </w:r>
      <w:bookmarkEnd w:id="21"/>
    </w:p>
    <w:p>
      <w:pPr>
        <w:pStyle w:val="Normal"/>
        <w:spacing w:before="0" w:after="140"/>
        <w:rPr>
          <w:color w:val="0000FF"/>
          <w:u w:val="single"/>
        </w:rPr>
      </w:pPr>
      <w:hyperlink r:id="rId43">
        <w:r>
          <w:rPr>
            <w:color w:val="0000FF"/>
            <w:u w:val="single"/>
          </w:rPr>
          <w:t>View template</w:t>
        </w:r>
      </w:hyperlink>
    </w:p>
    <w:p>
      <w:pPr>
        <w:pStyle w:val="Normal"/>
        <w:spacing w:lineRule="auto" w:line="240" w:before="0" w:after="140"/>
        <w:ind w:left="360" w:hanging="0"/>
        <w:rPr>
          <w:color w:val="auto"/>
          <w:kern w:val="0"/>
        </w:rPr>
      </w:pPr>
      <w:r>
        <w:rPr>
          <w:i/>
          <w:iCs/>
          <w:color w:val="auto"/>
          <w:kern w:val="0"/>
        </w:rPr>
        <w:t>Network configuration:</w:t>
      </w:r>
    </w:p>
    <w:tbl>
      <w:tblPr>
        <w:tblW w:w="9359" w:type="dxa"/>
        <w:jc w:val="left"/>
        <w:tblInd w:w="480" w:type="dxa"/>
        <w:tblCellMar>
          <w:top w:w="0" w:type="dxa"/>
          <w:left w:w="120" w:type="dxa"/>
          <w:bottom w:w="0" w:type="dxa"/>
          <w:right w:w="120" w:type="dxa"/>
        </w:tblCellMar>
        <w:tblLook w:noVBand="1" w:val="04a0" w:noHBand="0" w:lastColumn="0" w:firstColumn="1" w:lastRow="0" w:firstRow="1"/>
      </w:tblPr>
      <w:tblGrid>
        <w:gridCol w:w="2347"/>
        <w:gridCol w:w="1814"/>
        <w:gridCol w:w="5198"/>
      </w:tblGrid>
      <w:tr>
        <w:trPr/>
        <w:tc>
          <w:tcPr>
            <w:tcW w:w="2347" w:type="dxa"/>
            <w:tcBorders>
              <w:top w:val="single" w:sz="6" w:space="0" w:color="146EB4"/>
              <w:bottom w:val="single" w:sz="6" w:space="0" w:color="146EB4"/>
            </w:tcBorders>
            <w:shd w:color="auto" w:fill="CBD5E9" w:val="clear"/>
            <w:vAlign w:val="center"/>
          </w:tcPr>
          <w:p>
            <w:pPr>
              <w:pStyle w:val="Tabletext"/>
              <w:spacing w:before="60" w:after="60"/>
              <w:rPr>
                <w:b/>
                <w:b/>
              </w:rPr>
            </w:pPr>
            <w:r>
              <w:rPr>
                <w:b/>
              </w:rPr>
              <w:t xml:space="preserve">Parameter label (name) </w:t>
            </w:r>
          </w:p>
        </w:tc>
        <w:tc>
          <w:tcPr>
            <w:tcW w:w="1814" w:type="dxa"/>
            <w:tcBorders>
              <w:top w:val="single" w:sz="6" w:space="0" w:color="146EB4"/>
              <w:bottom w:val="single" w:sz="6" w:space="0" w:color="146EB4"/>
            </w:tcBorders>
            <w:shd w:color="auto" w:fill="CBD5E9" w:val="clear"/>
            <w:vAlign w:val="center"/>
          </w:tcPr>
          <w:p>
            <w:pPr>
              <w:pStyle w:val="Tabletext"/>
              <w:spacing w:before="60" w:after="60"/>
              <w:rPr>
                <w:b/>
                <w:b/>
              </w:rPr>
            </w:pPr>
            <w:r>
              <w:rPr>
                <w:b/>
              </w:rPr>
              <w:t xml:space="preserve">Default </w:t>
            </w:r>
          </w:p>
        </w:tc>
        <w:tc>
          <w:tcPr>
            <w:tcW w:w="5198" w:type="dxa"/>
            <w:tcBorders>
              <w:top w:val="single" w:sz="6" w:space="0" w:color="146EB4"/>
              <w:bottom w:val="single" w:sz="6" w:space="0" w:color="146EB4"/>
            </w:tcBorders>
            <w:shd w:color="auto" w:fill="CBD5E9" w:val="clear"/>
            <w:vAlign w:val="center"/>
          </w:tcPr>
          <w:p>
            <w:pPr>
              <w:pStyle w:val="Tabletext"/>
              <w:spacing w:before="60" w:after="60"/>
              <w:rPr>
                <w:b/>
                <w:b/>
              </w:rPr>
            </w:pPr>
            <w:r>
              <w:rPr>
                <w:b/>
              </w:rPr>
              <w:t xml:space="preserve">Description </w:t>
            </w:r>
          </w:p>
        </w:tc>
      </w:tr>
      <w:tr>
        <w:trPr/>
        <w:tc>
          <w:tcPr>
            <w:tcW w:w="2347" w:type="dxa"/>
            <w:tcBorders>
              <w:bottom w:val="single" w:sz="6" w:space="0" w:color="146EB4"/>
            </w:tcBorders>
          </w:tcPr>
          <w:p>
            <w:pPr>
              <w:pStyle w:val="Tabletext"/>
              <w:spacing w:lineRule="atLeast" w:line="240" w:before="60" w:after="60"/>
              <w:rPr/>
            </w:pPr>
            <w:r>
              <w:rPr>
                <w:b/>
              </w:rPr>
              <w:t>VPC ID</w:t>
            </w:r>
            <w:r>
              <w:rPr/>
              <w:br/>
              <w:t xml:space="preserve">(VPCID) </w:t>
            </w:r>
          </w:p>
        </w:tc>
        <w:tc>
          <w:tcPr>
            <w:tcW w:w="1814" w:type="dxa"/>
            <w:tcBorders>
              <w:bottom w:val="single" w:sz="6" w:space="0" w:color="146EB4"/>
            </w:tcBorders>
          </w:tcPr>
          <w:p>
            <w:pPr>
              <w:pStyle w:val="Tabletext"/>
              <w:spacing w:lineRule="atLeast" w:line="240" w:before="60" w:after="60"/>
              <w:rPr/>
            </w:pPr>
            <w:r>
              <w:rPr>
                <w:i/>
                <w:iCs/>
                <w:color w:val="FF0000"/>
              </w:rPr>
              <w:t>Requires input</w:t>
            </w:r>
          </w:p>
        </w:tc>
        <w:tc>
          <w:tcPr>
            <w:tcW w:w="5198" w:type="dxa"/>
            <w:tcBorders>
              <w:bottom w:val="single" w:sz="6" w:space="0" w:color="146EB4"/>
            </w:tcBorders>
          </w:tcPr>
          <w:p>
            <w:pPr>
              <w:pStyle w:val="Tabletext"/>
              <w:spacing w:lineRule="atLeast" w:line="240" w:before="60" w:after="60"/>
              <w:rPr/>
            </w:pPr>
            <w:r>
              <w:rPr/>
              <w:t xml:space="preserve">The ID of your existing VPC. </w:t>
            </w:r>
          </w:p>
        </w:tc>
      </w:tr>
      <w:tr>
        <w:trPr/>
        <w:tc>
          <w:tcPr>
            <w:tcW w:w="2347" w:type="dxa"/>
            <w:tcBorders>
              <w:bottom w:val="single" w:sz="6" w:space="0" w:color="146EB4"/>
            </w:tcBorders>
          </w:tcPr>
          <w:p>
            <w:pPr>
              <w:pStyle w:val="Tabletext"/>
              <w:spacing w:lineRule="atLeast" w:line="240" w:before="60" w:after="60"/>
              <w:rPr/>
            </w:pPr>
            <w:r>
              <w:rPr>
                <w:b/>
              </w:rPr>
              <w:t>Public subnet 1 ID</w:t>
            </w:r>
            <w:r>
              <w:rPr/>
              <w:br/>
              <w:t xml:space="preserve">(PublicSubnet1ID) </w:t>
            </w:r>
          </w:p>
        </w:tc>
        <w:tc>
          <w:tcPr>
            <w:tcW w:w="1814" w:type="dxa"/>
            <w:tcBorders>
              <w:bottom w:val="single" w:sz="6" w:space="0" w:color="146EB4"/>
            </w:tcBorders>
          </w:tcPr>
          <w:p>
            <w:pPr>
              <w:pStyle w:val="Tabletext"/>
              <w:spacing w:lineRule="atLeast" w:line="240" w:before="60" w:after="60"/>
              <w:rPr/>
            </w:pPr>
            <w:r>
              <w:rPr>
                <w:i/>
                <w:iCs/>
                <w:color w:val="FF0000"/>
              </w:rPr>
              <w:t>Requires input</w:t>
            </w:r>
          </w:p>
        </w:tc>
        <w:tc>
          <w:tcPr>
            <w:tcW w:w="5198" w:type="dxa"/>
            <w:tcBorders>
              <w:bottom w:val="single" w:sz="6" w:space="0" w:color="146EB4"/>
            </w:tcBorders>
          </w:tcPr>
          <w:p>
            <w:pPr>
              <w:pStyle w:val="Tabletext"/>
              <w:spacing w:lineRule="atLeast" w:line="240" w:before="60" w:after="60"/>
              <w:rPr/>
            </w:pPr>
            <w:r>
              <w:rPr/>
              <w:t xml:space="preserve">The ID of the public subnet in Availability Zone 1 in your existing VPC. </w:t>
            </w:r>
          </w:p>
        </w:tc>
      </w:tr>
      <w:tr>
        <w:trPr/>
        <w:tc>
          <w:tcPr>
            <w:tcW w:w="2347" w:type="dxa"/>
            <w:tcBorders>
              <w:bottom w:val="single" w:sz="6" w:space="0" w:color="146EB4"/>
            </w:tcBorders>
          </w:tcPr>
          <w:p>
            <w:pPr>
              <w:pStyle w:val="Tabletext"/>
              <w:spacing w:lineRule="atLeast" w:line="240" w:before="60" w:after="60"/>
              <w:rPr/>
            </w:pPr>
            <w:r>
              <w:rPr>
                <w:b/>
              </w:rPr>
              <w:t>Public subnet 2 ID</w:t>
            </w:r>
            <w:r>
              <w:rPr/>
              <w:br/>
              <w:t xml:space="preserve">(PublicSubnet2ID) </w:t>
            </w:r>
          </w:p>
        </w:tc>
        <w:tc>
          <w:tcPr>
            <w:tcW w:w="1814" w:type="dxa"/>
            <w:tcBorders>
              <w:bottom w:val="single" w:sz="6" w:space="0" w:color="146EB4"/>
            </w:tcBorders>
          </w:tcPr>
          <w:p>
            <w:pPr>
              <w:pStyle w:val="Tabletext"/>
              <w:spacing w:lineRule="atLeast" w:line="240" w:before="60" w:after="60"/>
              <w:rPr/>
            </w:pPr>
            <w:r>
              <w:rPr>
                <w:i/>
                <w:iCs/>
                <w:color w:val="FF0000"/>
              </w:rPr>
              <w:t>Requires input</w:t>
            </w:r>
          </w:p>
        </w:tc>
        <w:tc>
          <w:tcPr>
            <w:tcW w:w="5198" w:type="dxa"/>
            <w:tcBorders>
              <w:bottom w:val="single" w:sz="6" w:space="0" w:color="146EB4"/>
            </w:tcBorders>
          </w:tcPr>
          <w:p>
            <w:pPr>
              <w:pStyle w:val="Tabletext"/>
              <w:spacing w:lineRule="atLeast" w:line="240" w:before="60" w:after="60"/>
              <w:rPr/>
            </w:pPr>
            <w:r>
              <w:rPr/>
              <w:t xml:space="preserve">The ID of the public subnet in Availability Zone 2 in your existing VPC. </w:t>
            </w:r>
          </w:p>
        </w:tc>
      </w:tr>
      <w:tr>
        <w:trPr/>
        <w:tc>
          <w:tcPr>
            <w:tcW w:w="2347" w:type="dxa"/>
            <w:tcBorders>
              <w:bottom w:val="single" w:sz="6" w:space="0" w:color="146EB4"/>
            </w:tcBorders>
          </w:tcPr>
          <w:p>
            <w:pPr>
              <w:pStyle w:val="Tabletext"/>
              <w:spacing w:lineRule="atLeast" w:line="240" w:before="60" w:after="60"/>
              <w:rPr/>
            </w:pPr>
            <w:r>
              <w:rPr>
                <w:b/>
              </w:rPr>
              <w:t>Private subnet 1 ID</w:t>
            </w:r>
            <w:r>
              <w:rPr/>
              <w:br/>
              <w:t xml:space="preserve">(PrivateSubnet1ID) </w:t>
            </w:r>
          </w:p>
        </w:tc>
        <w:tc>
          <w:tcPr>
            <w:tcW w:w="1814" w:type="dxa"/>
            <w:tcBorders>
              <w:bottom w:val="single" w:sz="6" w:space="0" w:color="146EB4"/>
            </w:tcBorders>
          </w:tcPr>
          <w:p>
            <w:pPr>
              <w:pStyle w:val="Tabletext"/>
              <w:spacing w:lineRule="atLeast" w:line="240" w:before="60" w:after="60"/>
              <w:rPr/>
            </w:pPr>
            <w:r>
              <w:rPr>
                <w:i/>
                <w:iCs/>
                <w:color w:val="FF0000"/>
              </w:rPr>
              <w:t>Requires input</w:t>
            </w:r>
          </w:p>
        </w:tc>
        <w:tc>
          <w:tcPr>
            <w:tcW w:w="5198" w:type="dxa"/>
            <w:tcBorders>
              <w:bottom w:val="single" w:sz="6" w:space="0" w:color="146EB4"/>
            </w:tcBorders>
          </w:tcPr>
          <w:p>
            <w:pPr>
              <w:pStyle w:val="Tabletext"/>
              <w:spacing w:lineRule="atLeast" w:line="240" w:before="60" w:after="60"/>
              <w:rPr/>
            </w:pPr>
            <w:r>
              <w:rPr/>
              <w:t xml:space="preserve">The ID of the private subnet in Availability Zone 1 in your existing VPC. </w:t>
            </w:r>
          </w:p>
        </w:tc>
      </w:tr>
      <w:tr>
        <w:trPr/>
        <w:tc>
          <w:tcPr>
            <w:tcW w:w="2347" w:type="dxa"/>
            <w:tcBorders>
              <w:bottom w:val="single" w:sz="6" w:space="0" w:color="146EB4"/>
            </w:tcBorders>
          </w:tcPr>
          <w:p>
            <w:pPr>
              <w:pStyle w:val="Tabletext"/>
              <w:spacing w:lineRule="atLeast" w:line="240" w:before="60" w:after="60"/>
              <w:rPr/>
            </w:pPr>
            <w:r>
              <w:rPr>
                <w:b/>
              </w:rPr>
              <w:t>Private subnet 2 ID</w:t>
            </w:r>
            <w:r>
              <w:rPr/>
              <w:br/>
              <w:t xml:space="preserve">(PrivateSubnet2ID) </w:t>
            </w:r>
          </w:p>
        </w:tc>
        <w:tc>
          <w:tcPr>
            <w:tcW w:w="1814" w:type="dxa"/>
            <w:tcBorders>
              <w:bottom w:val="single" w:sz="6" w:space="0" w:color="146EB4"/>
            </w:tcBorders>
          </w:tcPr>
          <w:p>
            <w:pPr>
              <w:pStyle w:val="Tabletext"/>
              <w:spacing w:lineRule="atLeast" w:line="240" w:before="60" w:after="60"/>
              <w:rPr/>
            </w:pPr>
            <w:r>
              <w:rPr>
                <w:i/>
                <w:iCs/>
                <w:color w:val="FF0000"/>
              </w:rPr>
              <w:t>Requires input</w:t>
            </w:r>
          </w:p>
        </w:tc>
        <w:tc>
          <w:tcPr>
            <w:tcW w:w="5198" w:type="dxa"/>
            <w:tcBorders>
              <w:bottom w:val="single" w:sz="6" w:space="0" w:color="146EB4"/>
            </w:tcBorders>
          </w:tcPr>
          <w:p>
            <w:pPr>
              <w:pStyle w:val="Tabletext"/>
              <w:spacing w:lineRule="atLeast" w:line="240" w:before="60" w:after="60"/>
              <w:rPr/>
            </w:pPr>
            <w:r>
              <w:rPr/>
              <w:t xml:space="preserve">The ID of the private subnet in Availability Zone 2 in your existing VPC. </w:t>
            </w:r>
          </w:p>
        </w:tc>
      </w:tr>
      <w:tr>
        <w:trPr/>
        <w:tc>
          <w:tcPr>
            <w:tcW w:w="2347" w:type="dxa"/>
            <w:tcBorders>
              <w:bottom w:val="single" w:sz="6" w:space="0" w:color="146EB4"/>
            </w:tcBorders>
          </w:tcPr>
          <w:p>
            <w:pPr>
              <w:pStyle w:val="Tabletext"/>
              <w:spacing w:lineRule="atLeast" w:line="240" w:before="60" w:after="60"/>
              <w:rPr/>
            </w:pPr>
            <w:r>
              <w:rPr>
                <w:b/>
              </w:rPr>
              <w:t>Bastion security group ID</w:t>
            </w:r>
            <w:r>
              <w:rPr/>
              <w:br/>
              <w:t>(BastionSecurityGroupID)</w:t>
            </w:r>
          </w:p>
        </w:tc>
        <w:tc>
          <w:tcPr>
            <w:tcW w:w="1814" w:type="dxa"/>
            <w:tcBorders>
              <w:bottom w:val="single" w:sz="6" w:space="0" w:color="146EB4"/>
            </w:tcBorders>
          </w:tcPr>
          <w:p>
            <w:pPr>
              <w:pStyle w:val="Tabletext"/>
              <w:spacing w:lineRule="atLeast" w:line="240" w:before="60" w:after="60"/>
              <w:rPr/>
            </w:pPr>
            <w:r>
              <w:rPr>
                <w:i/>
                <w:iCs/>
                <w:color w:val="FF0000"/>
              </w:rPr>
              <w:t>Requires input</w:t>
            </w:r>
          </w:p>
        </w:tc>
        <w:tc>
          <w:tcPr>
            <w:tcW w:w="5198" w:type="dxa"/>
            <w:tcBorders>
              <w:bottom w:val="single" w:sz="6" w:space="0" w:color="146EB4"/>
            </w:tcBorders>
          </w:tcPr>
          <w:p>
            <w:pPr>
              <w:pStyle w:val="Tabletext"/>
              <w:spacing w:lineRule="atLeast" w:line="240" w:before="60" w:after="60"/>
              <w:rPr/>
            </w:pPr>
            <w:r>
              <w:rPr/>
              <w:t>The ID of the bastion security group in your existing VPC (e.g., sg-1a2b3c4d).</w:t>
            </w:r>
          </w:p>
        </w:tc>
      </w:tr>
    </w:tbl>
    <w:p>
      <w:pPr>
        <w:pStyle w:val="Normal"/>
        <w:spacing w:lineRule="auto" w:line="240" w:before="280" w:after="140"/>
        <w:ind w:left="360" w:hanging="0"/>
        <w:rPr>
          <w:color w:val="auto"/>
          <w:kern w:val="0"/>
        </w:rPr>
      </w:pPr>
      <w:r>
        <w:rPr>
          <w:i/>
          <w:iCs/>
          <w:color w:val="auto"/>
          <w:kern w:val="0"/>
        </w:rPr>
        <w:t>Amazon EC2 configuration:</w:t>
      </w:r>
    </w:p>
    <w:tbl>
      <w:tblPr>
        <w:tblW w:w="9359" w:type="dxa"/>
        <w:jc w:val="left"/>
        <w:tblInd w:w="480" w:type="dxa"/>
        <w:tblCellMar>
          <w:top w:w="0" w:type="dxa"/>
          <w:left w:w="120" w:type="dxa"/>
          <w:bottom w:w="0" w:type="dxa"/>
          <w:right w:w="120" w:type="dxa"/>
        </w:tblCellMar>
        <w:tblLook w:noVBand="1" w:val="04a0" w:noHBand="0" w:lastColumn="0" w:firstColumn="1" w:lastRow="0" w:firstRow="1"/>
      </w:tblPr>
      <w:tblGrid>
        <w:gridCol w:w="2347"/>
        <w:gridCol w:w="1814"/>
        <w:gridCol w:w="5198"/>
      </w:tblGrid>
      <w:tr>
        <w:trPr/>
        <w:tc>
          <w:tcPr>
            <w:tcW w:w="2347" w:type="dxa"/>
            <w:tcBorders>
              <w:top w:val="single" w:sz="6" w:space="0" w:color="146EB4"/>
              <w:bottom w:val="single" w:sz="6" w:space="0" w:color="146EB4"/>
            </w:tcBorders>
            <w:shd w:color="auto" w:fill="CBD5E9" w:val="clear"/>
            <w:vAlign w:val="center"/>
          </w:tcPr>
          <w:p>
            <w:pPr>
              <w:pStyle w:val="Tabletext"/>
              <w:spacing w:before="60" w:after="60"/>
              <w:rPr>
                <w:b/>
                <w:b/>
              </w:rPr>
            </w:pPr>
            <w:r>
              <w:rPr>
                <w:b/>
              </w:rPr>
              <w:t xml:space="preserve">Parameter label (name) </w:t>
            </w:r>
          </w:p>
        </w:tc>
        <w:tc>
          <w:tcPr>
            <w:tcW w:w="1814" w:type="dxa"/>
            <w:tcBorders>
              <w:top w:val="single" w:sz="6" w:space="0" w:color="146EB4"/>
              <w:bottom w:val="single" w:sz="6" w:space="0" w:color="146EB4"/>
            </w:tcBorders>
            <w:shd w:color="auto" w:fill="CBD5E9" w:val="clear"/>
            <w:vAlign w:val="center"/>
          </w:tcPr>
          <w:p>
            <w:pPr>
              <w:pStyle w:val="Tabletext"/>
              <w:spacing w:before="60" w:after="60"/>
              <w:rPr>
                <w:b/>
                <w:b/>
              </w:rPr>
            </w:pPr>
            <w:r>
              <w:rPr>
                <w:b/>
              </w:rPr>
              <w:t xml:space="preserve">Default </w:t>
            </w:r>
          </w:p>
        </w:tc>
        <w:tc>
          <w:tcPr>
            <w:tcW w:w="5198" w:type="dxa"/>
            <w:tcBorders>
              <w:top w:val="single" w:sz="6" w:space="0" w:color="146EB4"/>
              <w:bottom w:val="single" w:sz="6" w:space="0" w:color="146EB4"/>
            </w:tcBorders>
            <w:shd w:color="auto" w:fill="CBD5E9" w:val="clear"/>
            <w:vAlign w:val="center"/>
          </w:tcPr>
          <w:p>
            <w:pPr>
              <w:pStyle w:val="Tabletext"/>
              <w:spacing w:before="60" w:after="60"/>
              <w:rPr>
                <w:b/>
                <w:b/>
              </w:rPr>
            </w:pPr>
            <w:r>
              <w:rPr>
                <w:b/>
              </w:rPr>
              <w:t xml:space="preserve">Description </w:t>
            </w:r>
          </w:p>
        </w:tc>
      </w:tr>
      <w:tr>
        <w:trPr/>
        <w:tc>
          <w:tcPr>
            <w:tcW w:w="2347" w:type="dxa"/>
            <w:tcBorders>
              <w:bottom w:val="single" w:sz="6" w:space="0" w:color="146EB4"/>
            </w:tcBorders>
          </w:tcPr>
          <w:p>
            <w:pPr>
              <w:pStyle w:val="Tabletext"/>
              <w:spacing w:lineRule="atLeast" w:line="240" w:before="60" w:after="60"/>
              <w:rPr/>
            </w:pPr>
            <w:r>
              <w:rPr>
                <w:b/>
              </w:rPr>
              <w:t>SSH key name</w:t>
            </w:r>
            <w:r>
              <w:rPr/>
              <w:br/>
              <w:t xml:space="preserve">(KeyPairName) </w:t>
            </w:r>
          </w:p>
        </w:tc>
        <w:tc>
          <w:tcPr>
            <w:tcW w:w="1814" w:type="dxa"/>
            <w:tcBorders>
              <w:bottom w:val="single" w:sz="6" w:space="0" w:color="146EB4"/>
            </w:tcBorders>
          </w:tcPr>
          <w:p>
            <w:pPr>
              <w:pStyle w:val="Tabletext"/>
              <w:spacing w:lineRule="atLeast" w:line="240" w:before="60" w:after="60"/>
              <w:rPr/>
            </w:pPr>
            <w:r>
              <w:rPr>
                <w:i/>
                <w:iCs/>
                <w:color w:val="FF0000"/>
              </w:rPr>
              <w:t>Requires input</w:t>
            </w:r>
          </w:p>
        </w:tc>
        <w:tc>
          <w:tcPr>
            <w:tcW w:w="5198" w:type="dxa"/>
            <w:tcBorders>
              <w:bottom w:val="single" w:sz="6" w:space="0" w:color="146EB4"/>
            </w:tcBorders>
          </w:tcPr>
          <w:p>
            <w:pPr>
              <w:pStyle w:val="Tabletext"/>
              <w:spacing w:lineRule="atLeast" w:line="240" w:before="60" w:after="60"/>
              <w:rPr/>
            </w:pPr>
            <w:r>
              <w:rPr/>
              <w:t xml:space="preserve">Key name for access to EC2 instances </w:t>
            </w:r>
          </w:p>
        </w:tc>
      </w:tr>
      <w:tr>
        <w:trPr/>
        <w:tc>
          <w:tcPr>
            <w:tcW w:w="2347" w:type="dxa"/>
            <w:tcBorders>
              <w:bottom w:val="single" w:sz="6" w:space="0" w:color="146EB4"/>
            </w:tcBorders>
          </w:tcPr>
          <w:p>
            <w:pPr>
              <w:pStyle w:val="Tabletext"/>
              <w:spacing w:lineRule="atLeast" w:line="240" w:before="60" w:after="60"/>
              <w:rPr/>
            </w:pPr>
            <w:r>
              <w:rPr>
                <w:b/>
              </w:rPr>
              <w:t>Volume size for Boomi instances</w:t>
            </w:r>
            <w:r>
              <w:rPr/>
              <w:br/>
              <w:t>(MoleculeEBSVolume)</w:t>
            </w:r>
          </w:p>
        </w:tc>
        <w:tc>
          <w:tcPr>
            <w:tcW w:w="1814" w:type="dxa"/>
            <w:tcBorders>
              <w:bottom w:val="single" w:sz="6" w:space="0" w:color="146EB4"/>
            </w:tcBorders>
          </w:tcPr>
          <w:p>
            <w:pPr>
              <w:pStyle w:val="Tabletext"/>
              <w:spacing w:lineRule="atLeast" w:line="240" w:before="60" w:after="60"/>
              <w:rPr/>
            </w:pPr>
            <w:r>
              <w:rPr/>
              <w:t xml:space="preserve">100 </w:t>
            </w:r>
          </w:p>
        </w:tc>
        <w:tc>
          <w:tcPr>
            <w:tcW w:w="5198" w:type="dxa"/>
            <w:tcBorders>
              <w:bottom w:val="single" w:sz="6" w:space="0" w:color="146EB4"/>
            </w:tcBorders>
          </w:tcPr>
          <w:p>
            <w:pPr>
              <w:pStyle w:val="Tabletext"/>
              <w:spacing w:lineRule="atLeast" w:line="240" w:before="60" w:after="60"/>
              <w:rPr/>
            </w:pPr>
            <w:r>
              <w:rPr/>
              <w:t>The size of the Amazon EBS volume attached to the Molecule instances. Size range is 1 GiB - 16 TiB.</w:t>
            </w:r>
          </w:p>
        </w:tc>
      </w:tr>
    </w:tbl>
    <w:p>
      <w:pPr>
        <w:pStyle w:val="Normal"/>
        <w:spacing w:lineRule="auto" w:line="240" w:before="280" w:after="140"/>
        <w:ind w:left="360" w:hanging="0"/>
        <w:rPr>
          <w:color w:val="auto"/>
          <w:kern w:val="0"/>
        </w:rPr>
      </w:pPr>
      <w:r>
        <w:rPr>
          <w:i/>
          <w:iCs/>
          <w:color w:val="auto"/>
          <w:kern w:val="0"/>
        </w:rPr>
        <w:t>Boomi Molecule node sizing:</w:t>
      </w:r>
    </w:p>
    <w:tbl>
      <w:tblPr>
        <w:tblW w:w="9359" w:type="dxa"/>
        <w:jc w:val="left"/>
        <w:tblInd w:w="480" w:type="dxa"/>
        <w:tblCellMar>
          <w:top w:w="0" w:type="dxa"/>
          <w:left w:w="120" w:type="dxa"/>
          <w:bottom w:w="0" w:type="dxa"/>
          <w:right w:w="120" w:type="dxa"/>
        </w:tblCellMar>
        <w:tblLook w:noVBand="1" w:val="04a0" w:noHBand="0" w:lastColumn="0" w:firstColumn="1" w:lastRow="0" w:firstRow="1"/>
      </w:tblPr>
      <w:tblGrid>
        <w:gridCol w:w="2347"/>
        <w:gridCol w:w="1814"/>
        <w:gridCol w:w="5198"/>
      </w:tblGrid>
      <w:tr>
        <w:trPr/>
        <w:tc>
          <w:tcPr>
            <w:tcW w:w="2347" w:type="dxa"/>
            <w:tcBorders>
              <w:top w:val="single" w:sz="6" w:space="0" w:color="146EB4"/>
              <w:bottom w:val="single" w:sz="6" w:space="0" w:color="146EB4"/>
            </w:tcBorders>
            <w:shd w:color="auto" w:fill="CBD5E9" w:val="clear"/>
            <w:vAlign w:val="center"/>
          </w:tcPr>
          <w:p>
            <w:pPr>
              <w:pStyle w:val="Tabletext"/>
              <w:spacing w:before="60" w:after="60"/>
              <w:rPr>
                <w:b/>
                <w:b/>
              </w:rPr>
            </w:pPr>
            <w:r>
              <w:rPr>
                <w:b/>
              </w:rPr>
              <w:t xml:space="preserve">Parameter label (name) </w:t>
            </w:r>
          </w:p>
        </w:tc>
        <w:tc>
          <w:tcPr>
            <w:tcW w:w="1814" w:type="dxa"/>
            <w:tcBorders>
              <w:top w:val="single" w:sz="6" w:space="0" w:color="146EB4"/>
              <w:bottom w:val="single" w:sz="6" w:space="0" w:color="146EB4"/>
            </w:tcBorders>
            <w:shd w:color="auto" w:fill="CBD5E9" w:val="clear"/>
            <w:vAlign w:val="center"/>
          </w:tcPr>
          <w:p>
            <w:pPr>
              <w:pStyle w:val="Tabletext"/>
              <w:spacing w:before="60" w:after="60"/>
              <w:rPr>
                <w:b/>
                <w:b/>
              </w:rPr>
            </w:pPr>
            <w:r>
              <w:rPr>
                <w:b/>
              </w:rPr>
              <w:t xml:space="preserve">Default </w:t>
            </w:r>
          </w:p>
        </w:tc>
        <w:tc>
          <w:tcPr>
            <w:tcW w:w="5198" w:type="dxa"/>
            <w:tcBorders>
              <w:top w:val="single" w:sz="6" w:space="0" w:color="146EB4"/>
              <w:bottom w:val="single" w:sz="6" w:space="0" w:color="146EB4"/>
            </w:tcBorders>
            <w:shd w:color="auto" w:fill="CBD5E9" w:val="clear"/>
            <w:vAlign w:val="center"/>
          </w:tcPr>
          <w:p>
            <w:pPr>
              <w:pStyle w:val="Tabletext"/>
              <w:spacing w:before="60" w:after="60"/>
              <w:rPr>
                <w:b/>
                <w:b/>
              </w:rPr>
            </w:pPr>
            <w:r>
              <w:rPr>
                <w:b/>
              </w:rPr>
              <w:t xml:space="preserve">Description </w:t>
            </w:r>
          </w:p>
        </w:tc>
      </w:tr>
      <w:tr>
        <w:trPr/>
        <w:tc>
          <w:tcPr>
            <w:tcW w:w="2347" w:type="dxa"/>
            <w:tcBorders>
              <w:bottom w:val="single" w:sz="6" w:space="0" w:color="146EB4"/>
            </w:tcBorders>
          </w:tcPr>
          <w:p>
            <w:pPr>
              <w:pStyle w:val="Tabletext"/>
              <w:spacing w:lineRule="atLeast" w:line="240" w:before="60" w:after="60"/>
              <w:rPr/>
            </w:pPr>
            <w:r>
              <w:rPr>
                <w:b/>
              </w:rPr>
              <w:t>Molecule node instance type</w:t>
            </w:r>
            <w:r>
              <w:rPr/>
              <w:br/>
              <w:t>(NodeInstanceType)</w:t>
            </w:r>
          </w:p>
        </w:tc>
        <w:tc>
          <w:tcPr>
            <w:tcW w:w="1814" w:type="dxa"/>
            <w:tcBorders>
              <w:bottom w:val="single" w:sz="6" w:space="0" w:color="146EB4"/>
            </w:tcBorders>
          </w:tcPr>
          <w:p>
            <w:pPr>
              <w:pStyle w:val="Tabletext"/>
              <w:spacing w:lineRule="atLeast" w:line="240" w:before="60" w:after="60"/>
              <w:rPr/>
            </w:pPr>
            <w:r>
              <w:rPr/>
              <w:t>m5.xlarge</w:t>
            </w:r>
          </w:p>
        </w:tc>
        <w:tc>
          <w:tcPr>
            <w:tcW w:w="5198" w:type="dxa"/>
            <w:tcBorders>
              <w:bottom w:val="single" w:sz="6" w:space="0" w:color="146EB4"/>
            </w:tcBorders>
          </w:tcPr>
          <w:p>
            <w:pPr>
              <w:pStyle w:val="Tabletext"/>
              <w:spacing w:lineRule="atLeast" w:line="240" w:before="60" w:after="60"/>
              <w:rPr/>
            </w:pPr>
            <w:r>
              <w:rPr/>
              <w:t>The Boomi host instance type.</w:t>
            </w:r>
          </w:p>
        </w:tc>
      </w:tr>
    </w:tbl>
    <w:p>
      <w:pPr>
        <w:pStyle w:val="Normal"/>
        <w:spacing w:lineRule="auto" w:line="240" w:before="280" w:after="140"/>
        <w:ind w:left="360" w:hanging="0"/>
        <w:rPr>
          <w:color w:val="auto"/>
          <w:kern w:val="0"/>
        </w:rPr>
      </w:pPr>
      <w:r>
        <w:rPr>
          <w:i/>
          <w:iCs/>
          <w:color w:val="auto"/>
          <w:kern w:val="0"/>
        </w:rPr>
        <w:t>Boomi Molecule configuration</w:t>
      </w:r>
      <w:ins w:id="71" w:author="Unknown Author" w:date="2020-07-14T10:17:26Z">
        <w:r>
          <w:rPr>
            <w:i/>
            <w:iCs/>
            <w:color w:val="auto"/>
            <w:kern w:val="0"/>
          </w:rPr>
          <w:t xml:space="preserve"> (Common settings)</w:t>
        </w:r>
      </w:ins>
      <w:r>
        <w:rPr>
          <w:i/>
          <w:iCs/>
          <w:color w:val="auto"/>
          <w:kern w:val="0"/>
        </w:rPr>
        <w:t>:</w:t>
      </w:r>
    </w:p>
    <w:tbl>
      <w:tblPr>
        <w:tblW w:w="9359" w:type="dxa"/>
        <w:jc w:val="left"/>
        <w:tblInd w:w="480" w:type="dxa"/>
        <w:tblCellMar>
          <w:top w:w="0" w:type="dxa"/>
          <w:left w:w="120" w:type="dxa"/>
          <w:bottom w:w="0" w:type="dxa"/>
          <w:right w:w="120" w:type="dxa"/>
        </w:tblCellMar>
        <w:tblLook w:noVBand="1" w:val="04a0" w:noHBand="0" w:lastColumn="0" w:firstColumn="1" w:lastRow="0" w:firstRow="1"/>
      </w:tblPr>
      <w:tblGrid>
        <w:gridCol w:w="2347"/>
        <w:gridCol w:w="1814"/>
        <w:gridCol w:w="5198"/>
      </w:tblGrid>
      <w:tr>
        <w:trPr/>
        <w:tc>
          <w:tcPr>
            <w:tcW w:w="2347" w:type="dxa"/>
            <w:tcBorders>
              <w:top w:val="single" w:sz="6" w:space="0" w:color="146EB4"/>
              <w:bottom w:val="single" w:sz="6" w:space="0" w:color="146EB4"/>
            </w:tcBorders>
            <w:shd w:color="auto" w:fill="CBD5E9" w:val="clear"/>
            <w:vAlign w:val="center"/>
          </w:tcPr>
          <w:p>
            <w:pPr>
              <w:pStyle w:val="Tabletext"/>
              <w:spacing w:before="60" w:after="60"/>
              <w:rPr>
                <w:b/>
                <w:b/>
              </w:rPr>
            </w:pPr>
            <w:r>
              <w:rPr>
                <w:b/>
              </w:rPr>
              <w:t xml:space="preserve">Parameter label (name) </w:t>
            </w:r>
          </w:p>
        </w:tc>
        <w:tc>
          <w:tcPr>
            <w:tcW w:w="1814" w:type="dxa"/>
            <w:tcBorders>
              <w:top w:val="single" w:sz="6" w:space="0" w:color="146EB4"/>
              <w:bottom w:val="single" w:sz="6" w:space="0" w:color="146EB4"/>
            </w:tcBorders>
            <w:shd w:color="auto" w:fill="CBD5E9" w:val="clear"/>
            <w:vAlign w:val="center"/>
          </w:tcPr>
          <w:p>
            <w:pPr>
              <w:pStyle w:val="Tabletext"/>
              <w:spacing w:before="60" w:after="60"/>
              <w:rPr>
                <w:b/>
                <w:b/>
              </w:rPr>
            </w:pPr>
            <w:r>
              <w:rPr>
                <w:b/>
              </w:rPr>
              <w:t xml:space="preserve">Default </w:t>
            </w:r>
          </w:p>
        </w:tc>
        <w:tc>
          <w:tcPr>
            <w:tcW w:w="5198" w:type="dxa"/>
            <w:tcBorders>
              <w:top w:val="single" w:sz="6" w:space="0" w:color="146EB4"/>
              <w:bottom w:val="single" w:sz="6" w:space="0" w:color="146EB4"/>
            </w:tcBorders>
            <w:shd w:color="auto" w:fill="CBD5E9" w:val="clear"/>
            <w:vAlign w:val="center"/>
          </w:tcPr>
          <w:p>
            <w:pPr>
              <w:pStyle w:val="Tabletext"/>
              <w:spacing w:before="60" w:after="60"/>
              <w:rPr>
                <w:b/>
                <w:b/>
              </w:rPr>
            </w:pPr>
            <w:r>
              <w:rPr>
                <w:b/>
              </w:rPr>
              <w:t xml:space="preserve">Description </w:t>
            </w:r>
          </w:p>
        </w:tc>
      </w:tr>
      <w:tr>
        <w:trPr/>
        <w:tc>
          <w:tcPr>
            <w:tcW w:w="2347" w:type="dxa"/>
            <w:tcBorders>
              <w:bottom w:val="single" w:sz="6" w:space="0" w:color="146EB4"/>
            </w:tcBorders>
          </w:tcPr>
          <w:p>
            <w:pPr>
              <w:pStyle w:val="Tabletext"/>
              <w:spacing w:lineRule="atLeast" w:line="240" w:before="60" w:after="60"/>
              <w:rPr/>
            </w:pPr>
            <w:r>
              <w:rPr>
                <w:b/>
              </w:rPr>
              <w:t>Molecule cluster name</w:t>
            </w:r>
            <w:r>
              <w:rPr/>
              <w:br/>
              <w:t xml:space="preserve">(MoleculeClusterName) </w:t>
            </w:r>
          </w:p>
        </w:tc>
        <w:tc>
          <w:tcPr>
            <w:tcW w:w="1814" w:type="dxa"/>
            <w:tcBorders>
              <w:bottom w:val="single" w:sz="6" w:space="0" w:color="146EB4"/>
            </w:tcBorders>
          </w:tcPr>
          <w:p>
            <w:pPr>
              <w:pStyle w:val="Tabletext"/>
              <w:spacing w:lineRule="atLeast" w:line="240" w:before="60" w:after="60"/>
              <w:rPr/>
            </w:pPr>
            <w:r>
              <w:rPr/>
              <w:t xml:space="preserve">molecule1 </w:t>
            </w:r>
          </w:p>
        </w:tc>
        <w:tc>
          <w:tcPr>
            <w:tcW w:w="5198" w:type="dxa"/>
            <w:tcBorders>
              <w:bottom w:val="single" w:sz="6" w:space="0" w:color="146EB4"/>
            </w:tcBorders>
          </w:tcPr>
          <w:p>
            <w:pPr>
              <w:pStyle w:val="Tabletext"/>
              <w:spacing w:lineRule="atLeast" w:line="240" w:before="60" w:after="60"/>
              <w:rPr/>
            </w:pPr>
            <w:r>
              <w:rPr/>
              <w:t xml:space="preserve">The name for the Boomi Molecule cluster. </w:t>
            </w:r>
          </w:p>
        </w:tc>
      </w:tr>
      <w:tr>
        <w:trPr/>
        <w:tc>
          <w:tcPr>
            <w:tcW w:w="2347" w:type="dxa"/>
            <w:tcBorders>
              <w:bottom w:val="single" w:sz="6" w:space="0" w:color="146EB4"/>
            </w:tcBorders>
          </w:tcPr>
          <w:p>
            <w:pPr>
              <w:pStyle w:val="Tabletext"/>
              <w:spacing w:lineRule="atLeast" w:line="240" w:before="60" w:after="60"/>
              <w:rPr/>
            </w:pPr>
            <w:r>
              <w:rPr>
                <w:b/>
              </w:rPr>
              <w:t>Molecule local pat</w:t>
            </w:r>
            <w:r>
              <w:rPr/>
              <w:t>h</w:t>
              <w:br/>
              <w:t xml:space="preserve">(MoleculeLocalPath) </w:t>
            </w:r>
          </w:p>
        </w:tc>
        <w:tc>
          <w:tcPr>
            <w:tcW w:w="1814" w:type="dxa"/>
            <w:tcBorders>
              <w:bottom w:val="single" w:sz="6" w:space="0" w:color="146EB4"/>
            </w:tcBorders>
          </w:tcPr>
          <w:p>
            <w:pPr>
              <w:pStyle w:val="Tabletext"/>
              <w:spacing w:lineRule="atLeast" w:line="240" w:before="60" w:after="60"/>
              <w:rPr/>
            </w:pPr>
            <w:r>
              <w:rPr/>
              <w:t xml:space="preserve">/opt/molecule/local/ </w:t>
            </w:r>
          </w:p>
        </w:tc>
        <w:tc>
          <w:tcPr>
            <w:tcW w:w="5198" w:type="dxa"/>
            <w:tcBorders>
              <w:bottom w:val="single" w:sz="6" w:space="0" w:color="146EB4"/>
            </w:tcBorders>
          </w:tcPr>
          <w:p>
            <w:pPr>
              <w:pStyle w:val="Tabletext"/>
              <w:spacing w:lineRule="atLeast" w:line="240" w:before="60" w:after="60"/>
              <w:rPr/>
            </w:pPr>
            <w:r>
              <w:rPr/>
              <w:t>The local path for the Molecule installation.</w:t>
            </w:r>
          </w:p>
        </w:tc>
      </w:tr>
      <w:tr>
        <w:trPr/>
        <w:tc>
          <w:tcPr>
            <w:tcW w:w="2347" w:type="dxa"/>
            <w:tcBorders>
              <w:bottom w:val="single" w:sz="6" w:space="0" w:color="146EB4"/>
            </w:tcBorders>
          </w:tcPr>
          <w:p>
            <w:pPr>
              <w:pStyle w:val="Tabletext"/>
              <w:spacing w:lineRule="atLeast" w:line="240" w:before="60" w:after="60"/>
              <w:rPr/>
            </w:pPr>
            <w:r>
              <w:rPr>
                <w:b/>
              </w:rPr>
              <w:t>Molecule local temp directory</w:t>
            </w:r>
            <w:r>
              <w:rPr/>
              <w:br/>
              <w:t>(MoleculeLocalTemp)</w:t>
            </w:r>
          </w:p>
        </w:tc>
        <w:tc>
          <w:tcPr>
            <w:tcW w:w="1814" w:type="dxa"/>
            <w:tcBorders>
              <w:bottom w:val="single" w:sz="6" w:space="0" w:color="146EB4"/>
            </w:tcBorders>
          </w:tcPr>
          <w:p>
            <w:pPr>
              <w:pStyle w:val="Tabletext"/>
              <w:spacing w:lineRule="atLeast" w:line="240" w:before="60" w:after="60"/>
              <w:rPr/>
            </w:pPr>
            <w:r>
              <w:rPr/>
              <w:t xml:space="preserve">/mnt/tmp </w:t>
            </w:r>
          </w:p>
        </w:tc>
        <w:tc>
          <w:tcPr>
            <w:tcW w:w="5198" w:type="dxa"/>
            <w:tcBorders>
              <w:bottom w:val="single" w:sz="6" w:space="0" w:color="146EB4"/>
            </w:tcBorders>
          </w:tcPr>
          <w:p>
            <w:pPr>
              <w:pStyle w:val="Tabletext"/>
              <w:spacing w:lineRule="atLeast" w:line="240" w:before="60" w:after="60"/>
              <w:rPr/>
            </w:pPr>
            <w:r>
              <w:rPr/>
              <w:t>The local temporary path for the Molecule installation.</w:t>
            </w:r>
          </w:p>
        </w:tc>
      </w:tr>
      <w:tr>
        <w:trPr/>
        <w:tc>
          <w:tcPr>
            <w:tcW w:w="2347" w:type="dxa"/>
            <w:tcBorders>
              <w:bottom w:val="single" w:sz="6" w:space="0" w:color="146EB4"/>
            </w:tcBorders>
          </w:tcPr>
          <w:p>
            <w:pPr>
              <w:pStyle w:val="Tabletext"/>
              <w:spacing w:lineRule="atLeast" w:line="240" w:before="60" w:after="60"/>
              <w:rPr/>
            </w:pPr>
            <w:r>
              <w:rPr>
                <w:b/>
              </w:rPr>
              <w:t>Boomi account ID</w:t>
            </w:r>
            <w:r>
              <w:rPr/>
              <w:br/>
              <w:t xml:space="preserve">(BoomiAccountID) </w:t>
            </w:r>
          </w:p>
        </w:tc>
        <w:tc>
          <w:tcPr>
            <w:tcW w:w="1814" w:type="dxa"/>
            <w:tcBorders>
              <w:bottom w:val="single" w:sz="6" w:space="0" w:color="146EB4"/>
            </w:tcBorders>
          </w:tcPr>
          <w:p>
            <w:pPr>
              <w:pStyle w:val="Tabletext"/>
              <w:spacing w:lineRule="atLeast" w:line="240" w:before="60" w:after="60"/>
              <w:rPr/>
            </w:pPr>
            <w:r>
              <w:rPr>
                <w:i/>
                <w:iCs/>
                <w:color w:val="FF0000"/>
              </w:rPr>
              <w:t>Requires input</w:t>
            </w:r>
          </w:p>
        </w:tc>
        <w:tc>
          <w:tcPr>
            <w:tcW w:w="5198" w:type="dxa"/>
            <w:tcBorders>
              <w:bottom w:val="single" w:sz="6" w:space="0" w:color="146EB4"/>
            </w:tcBorders>
          </w:tcPr>
          <w:p>
            <w:pPr>
              <w:pStyle w:val="Tabletext"/>
              <w:spacing w:lineRule="atLeast" w:line="240" w:before="60" w:after="60"/>
              <w:rPr/>
            </w:pPr>
            <w:r>
              <w:rPr/>
              <w:t xml:space="preserve">The Dell Boomi account ID that you want to associate with the new Molecule cluster. </w:t>
            </w:r>
          </w:p>
        </w:tc>
      </w:tr>
      <w:tr>
        <w:trPr/>
        <w:tc>
          <w:tcPr>
            <w:tcW w:w="2347" w:type="dxa"/>
            <w:tcBorders>
              <w:bottom w:val="single" w:sz="6" w:space="0" w:color="146EB4"/>
            </w:tcBorders>
          </w:tcPr>
          <w:p>
            <w:pPr>
              <w:pStyle w:val="Tabletext"/>
              <w:spacing w:lineRule="atLeast" w:line="240" w:before="60" w:after="60"/>
              <w:rPr/>
            </w:pPr>
            <w:r>
              <w:rPr>
                <w:b/>
              </w:rPr>
              <w:t>Molecule shared directory</w:t>
            </w:r>
            <w:r>
              <w:rPr/>
              <w:br/>
              <w:t xml:space="preserve">(MoleculeSharedDir) </w:t>
            </w:r>
          </w:p>
        </w:tc>
        <w:tc>
          <w:tcPr>
            <w:tcW w:w="1814" w:type="dxa"/>
            <w:tcBorders>
              <w:bottom w:val="single" w:sz="6" w:space="0" w:color="146EB4"/>
            </w:tcBorders>
          </w:tcPr>
          <w:p>
            <w:pPr>
              <w:pStyle w:val="Tabletext"/>
              <w:spacing w:lineRule="atLeast" w:line="240" w:before="60" w:after="60"/>
              <w:rPr/>
            </w:pPr>
            <w:r>
              <w:rPr/>
              <w:t xml:space="preserve">/mnt/molecule </w:t>
            </w:r>
          </w:p>
        </w:tc>
        <w:tc>
          <w:tcPr>
            <w:tcW w:w="5198" w:type="dxa"/>
            <w:tcBorders>
              <w:bottom w:val="single" w:sz="6" w:space="0" w:color="146EB4"/>
            </w:tcBorders>
          </w:tcPr>
          <w:p>
            <w:pPr>
              <w:pStyle w:val="Tabletext"/>
              <w:spacing w:lineRule="atLeast" w:line="240" w:before="60" w:after="60"/>
              <w:rPr/>
            </w:pPr>
            <w:r>
              <w:rPr/>
              <w:t xml:space="preserve">A shared directory for Molecules. </w:t>
            </w:r>
          </w:p>
        </w:tc>
      </w:tr>
    </w:tbl>
    <w:p>
      <w:pPr>
        <w:pStyle w:val="Normal"/>
        <w:spacing w:lineRule="auto" w:line="240" w:before="280" w:after="140"/>
        <w:ind w:left="360" w:hanging="0"/>
        <w:rPr>
          <w:color w:val="auto"/>
          <w:kern w:val="0"/>
        </w:rPr>
      </w:pPr>
      <w:ins w:id="72" w:author="Unknown Author" w:date="2020-07-14T10:17:11Z">
        <w:r>
          <w:rPr>
            <w:i/>
            <w:iCs/>
            <w:color w:val="auto"/>
            <w:kern w:val="0"/>
          </w:rPr>
          <w:t>Boomi Molecule configuration Settings (Using Username/Password method):</w:t>
        </w:r>
      </w:ins>
    </w:p>
    <w:tbl>
      <w:tblPr>
        <w:tblW w:w="9360" w:type="dxa"/>
        <w:jc w:val="left"/>
        <w:tblInd w:w="480" w:type="dxa"/>
        <w:tblCellMar>
          <w:top w:w="0" w:type="dxa"/>
          <w:left w:w="120" w:type="dxa"/>
          <w:bottom w:w="0" w:type="dxa"/>
          <w:right w:w="120" w:type="dxa"/>
        </w:tblCellMar>
        <w:tblLook w:noVBand="1" w:val="04a0" w:noHBand="0" w:lastColumn="0" w:firstColumn="1" w:lastRow="0" w:firstRow="1"/>
      </w:tblPr>
      <w:tblGrid>
        <w:gridCol w:w="2676"/>
        <w:gridCol w:w="1930"/>
        <w:gridCol w:w="4754"/>
      </w:tblGrid>
      <w:tr>
        <w:trPr/>
        <w:tc>
          <w:tcPr>
            <w:tcW w:w="2676" w:type="dxa"/>
            <w:tcBorders>
              <w:top w:val="single" w:sz="6" w:space="0" w:color="146EB4"/>
              <w:bottom w:val="single" w:sz="6" w:space="0" w:color="146EB4"/>
            </w:tcBorders>
          </w:tcPr>
          <w:p>
            <w:pPr>
              <w:pStyle w:val="Tabletext"/>
              <w:spacing w:lineRule="atLeast" w:line="240" w:before="60" w:after="60"/>
              <w:rPr/>
            </w:pPr>
            <w:ins w:id="73" w:author="Unknown Author" w:date="2020-07-14T10:17:11Z">
              <w:r>
                <w:rPr>
                  <w:b/>
                </w:rPr>
                <w:t>Boomi user name</w:t>
              </w:r>
            </w:ins>
            <w:ins w:id="74" w:author="Unknown Author" w:date="2020-07-14T10:17:11Z">
              <w:r>
                <w:rPr/>
                <w:br/>
                <w:t xml:space="preserve">(BoomiUsername) </w:t>
              </w:r>
            </w:ins>
          </w:p>
        </w:tc>
        <w:tc>
          <w:tcPr>
            <w:tcW w:w="1930" w:type="dxa"/>
            <w:tcBorders>
              <w:top w:val="single" w:sz="6" w:space="0" w:color="146EB4"/>
              <w:bottom w:val="single" w:sz="6" w:space="0" w:color="146EB4"/>
            </w:tcBorders>
          </w:tcPr>
          <w:p>
            <w:pPr>
              <w:pStyle w:val="Tabletext"/>
              <w:spacing w:lineRule="atLeast" w:line="240" w:before="60" w:after="60"/>
              <w:rPr/>
            </w:pPr>
            <w:ins w:id="75" w:author="Unknown Author" w:date="2020-07-14T10:17:11Z">
              <w:r>
                <w:rPr>
                  <w:i/>
                  <w:iCs/>
                  <w:color w:val="FF0000"/>
                </w:rPr>
                <w:t>Requires input</w:t>
              </w:r>
            </w:ins>
          </w:p>
        </w:tc>
        <w:tc>
          <w:tcPr>
            <w:tcW w:w="4754" w:type="dxa"/>
            <w:tcBorders>
              <w:top w:val="single" w:sz="6" w:space="0" w:color="146EB4"/>
              <w:bottom w:val="single" w:sz="6" w:space="0" w:color="146EB4"/>
            </w:tcBorders>
          </w:tcPr>
          <w:p>
            <w:pPr>
              <w:pStyle w:val="Tabletext"/>
              <w:spacing w:lineRule="atLeast" w:line="240" w:before="60" w:after="60"/>
              <w:rPr/>
            </w:pPr>
            <w:ins w:id="76" w:author="Unknown Author" w:date="2020-07-14T10:17:11Z">
              <w:r>
                <w:rPr/>
                <w:t xml:space="preserve">The email account associated with the Boomi account. </w:t>
              </w:r>
            </w:ins>
          </w:p>
        </w:tc>
      </w:tr>
      <w:tr>
        <w:trPr/>
        <w:tc>
          <w:tcPr>
            <w:tcW w:w="2676" w:type="dxa"/>
            <w:tcBorders>
              <w:bottom w:val="single" w:sz="6" w:space="0" w:color="146EB4"/>
            </w:tcBorders>
          </w:tcPr>
          <w:p>
            <w:pPr>
              <w:pStyle w:val="Tabletext"/>
              <w:spacing w:lineRule="atLeast" w:line="240" w:before="60" w:after="60"/>
              <w:rPr/>
            </w:pPr>
            <w:ins w:id="77" w:author="Unknown Author" w:date="2020-07-14T10:17:11Z">
              <w:r>
                <w:rPr>
                  <w:b/>
                </w:rPr>
                <w:t>Boomi password</w:t>
              </w:r>
            </w:ins>
            <w:ins w:id="78" w:author="Unknown Author" w:date="2020-07-14T10:17:11Z">
              <w:r>
                <w:rPr/>
                <w:br/>
                <w:t xml:space="preserve">(BoomiPassword) </w:t>
              </w:r>
            </w:ins>
          </w:p>
        </w:tc>
        <w:tc>
          <w:tcPr>
            <w:tcW w:w="1930" w:type="dxa"/>
            <w:tcBorders>
              <w:bottom w:val="single" w:sz="6" w:space="0" w:color="146EB4"/>
            </w:tcBorders>
          </w:tcPr>
          <w:p>
            <w:pPr>
              <w:pStyle w:val="Tabletext"/>
              <w:spacing w:lineRule="atLeast" w:line="240" w:before="60" w:after="60"/>
              <w:rPr/>
            </w:pPr>
            <w:ins w:id="79" w:author="Unknown Author" w:date="2020-07-14T10:17:11Z">
              <w:r>
                <w:rPr>
                  <w:i/>
                  <w:iCs/>
                  <w:color w:val="FF0000"/>
                </w:rPr>
                <w:t>Requires input</w:t>
              </w:r>
            </w:ins>
          </w:p>
        </w:tc>
        <w:tc>
          <w:tcPr>
            <w:tcW w:w="4754" w:type="dxa"/>
            <w:tcBorders>
              <w:bottom w:val="single" w:sz="6" w:space="0" w:color="146EB4"/>
            </w:tcBorders>
          </w:tcPr>
          <w:p>
            <w:pPr>
              <w:pStyle w:val="Tabletext"/>
              <w:spacing w:lineRule="atLeast" w:line="240" w:before="60" w:after="60"/>
              <w:rPr/>
            </w:pPr>
            <w:ins w:id="80" w:author="Unknown Author" w:date="2020-07-14T10:17:11Z">
              <w:r>
                <w:rPr/>
                <w:t xml:space="preserve">The password associated with the Boomi account. </w:t>
              </w:r>
            </w:ins>
          </w:p>
        </w:tc>
      </w:tr>
    </w:tbl>
    <w:p>
      <w:pPr>
        <w:pStyle w:val="Normal"/>
        <w:spacing w:lineRule="auto" w:line="240" w:before="280" w:after="140"/>
        <w:ind w:left="360" w:hanging="0"/>
        <w:rPr>
          <w:color w:val="auto"/>
          <w:kern w:val="0"/>
        </w:rPr>
      </w:pPr>
      <w:ins w:id="81" w:author="Unknown Author" w:date="2020-07-14T10:17:11Z">
        <w:r>
          <w:rPr>
            <w:i/>
            <w:iCs/>
            <w:color w:val="auto"/>
            <w:kern w:val="0"/>
          </w:rPr>
          <w:t xml:space="preserve">Boomi Molecule configuration Settings (Using </w:t>
        </w:r>
      </w:ins>
      <w:ins w:id="82" w:author="Unknown Author" w:date="2020-07-14T10:17:11Z">
        <w:r>
          <w:rPr>
            <w:rFonts w:eastAsia="Times New Roman" w:cs="Times New Roman"/>
            <w:i/>
            <w:iCs/>
            <w:color w:val="auto"/>
            <w:kern w:val="0"/>
            <w:sz w:val="24"/>
            <w:szCs w:val="24"/>
            <w:lang w:val="en-US" w:eastAsia="en-US" w:bidi="ar-SA"/>
          </w:rPr>
          <w:t>API Key/Installation Token Method)</w:t>
        </w:r>
      </w:ins>
      <w:ins w:id="83" w:author="Unknown Author" w:date="2020-07-14T10:17:11Z">
        <w:r>
          <w:rPr>
            <w:i/>
            <w:iCs/>
            <w:color w:val="auto"/>
            <w:kern w:val="0"/>
          </w:rPr>
          <w:t>:</w:t>
        </w:r>
      </w:ins>
    </w:p>
    <w:tbl>
      <w:tblPr>
        <w:tblW w:w="9360" w:type="dxa"/>
        <w:jc w:val="left"/>
        <w:tblInd w:w="480" w:type="dxa"/>
        <w:tblCellMar>
          <w:top w:w="0" w:type="dxa"/>
          <w:left w:w="120" w:type="dxa"/>
          <w:bottom w:w="0" w:type="dxa"/>
          <w:right w:w="120" w:type="dxa"/>
        </w:tblCellMar>
        <w:tblLook w:noVBand="1" w:val="04a0" w:noHBand="0" w:lastColumn="0" w:firstColumn="1" w:lastRow="0" w:firstRow="1"/>
      </w:tblPr>
      <w:tblGrid>
        <w:gridCol w:w="2676"/>
        <w:gridCol w:w="1930"/>
        <w:gridCol w:w="4754"/>
      </w:tblGrid>
      <w:tr>
        <w:trPr/>
        <w:tc>
          <w:tcPr>
            <w:tcW w:w="2676" w:type="dxa"/>
            <w:tcBorders>
              <w:top w:val="single" w:sz="6" w:space="0" w:color="146EB4"/>
              <w:bottom w:val="single" w:sz="6" w:space="0" w:color="146EB4"/>
            </w:tcBorders>
          </w:tcPr>
          <w:p>
            <w:pPr>
              <w:pStyle w:val="Tabletext"/>
              <w:spacing w:lineRule="atLeast" w:line="240" w:before="60" w:after="60"/>
              <w:rPr/>
            </w:pPr>
            <w:ins w:id="84" w:author="Unknown Author" w:date="2020-07-14T10:17:11Z">
              <w:r>
                <w:rPr>
                  <w:b/>
                </w:rPr>
                <w:t>Boomi user name</w:t>
              </w:r>
            </w:ins>
            <w:ins w:id="85" w:author="Unknown Author" w:date="2020-07-14T10:17:11Z">
              <w:r>
                <w:rPr/>
                <w:br/>
                <w:t>(BoomiUsername)</w:t>
              </w:r>
            </w:ins>
          </w:p>
        </w:tc>
        <w:tc>
          <w:tcPr>
            <w:tcW w:w="1930" w:type="dxa"/>
            <w:tcBorders>
              <w:top w:val="single" w:sz="6" w:space="0" w:color="146EB4"/>
              <w:bottom w:val="single" w:sz="6" w:space="0" w:color="146EB4"/>
            </w:tcBorders>
          </w:tcPr>
          <w:p>
            <w:pPr>
              <w:pStyle w:val="Tabletext"/>
              <w:spacing w:lineRule="atLeast" w:line="240" w:before="60" w:after="60"/>
              <w:rPr/>
            </w:pPr>
            <w:ins w:id="86" w:author="Unknown Author" w:date="2020-07-14T10:17:11Z">
              <w:r>
                <w:rPr>
                  <w:i/>
                  <w:iCs/>
                  <w:color w:val="FF0000"/>
                </w:rPr>
                <w:t>Requires input</w:t>
              </w:r>
            </w:ins>
          </w:p>
        </w:tc>
        <w:tc>
          <w:tcPr>
            <w:tcW w:w="4754" w:type="dxa"/>
            <w:tcBorders>
              <w:top w:val="single" w:sz="6" w:space="0" w:color="146EB4"/>
              <w:bottom w:val="single" w:sz="6" w:space="0" w:color="146EB4"/>
            </w:tcBorders>
          </w:tcPr>
          <w:p>
            <w:pPr>
              <w:pStyle w:val="Tabletext"/>
              <w:spacing w:lineRule="atLeast" w:line="240" w:before="60" w:after="60"/>
              <w:rPr/>
            </w:pPr>
            <w:ins w:id="87" w:author="Unknown Author" w:date="2020-07-14T10:17:11Z">
              <w:r>
                <w:rPr/>
                <w:t>The email account associated with the Boomi account.</w:t>
              </w:r>
            </w:ins>
          </w:p>
        </w:tc>
      </w:tr>
      <w:tr>
        <w:trPr/>
        <w:tc>
          <w:tcPr>
            <w:tcW w:w="2676" w:type="dxa"/>
            <w:tcBorders>
              <w:bottom w:val="single" w:sz="6" w:space="0" w:color="146EB4"/>
            </w:tcBorders>
          </w:tcPr>
          <w:p>
            <w:pPr>
              <w:pStyle w:val="Tabletext"/>
              <w:spacing w:lineRule="atLeast" w:line="240" w:before="60" w:after="60"/>
              <w:rPr/>
            </w:pPr>
            <w:ins w:id="88" w:author="Unknown Author" w:date="2020-07-14T10:17:11Z">
              <w:r>
                <w:rPr>
                  <w:b/>
                </w:rPr>
                <w:t xml:space="preserve">Boomi </w:t>
              </w:r>
            </w:ins>
            <w:ins w:id="89" w:author="Unknown Author" w:date="2020-07-14T10:17:11Z">
              <w:r>
                <w:rPr>
                  <w:rFonts w:eastAsia="Times New Roman" w:cs="Arial"/>
                  <w:b/>
                  <w:color w:val="262626" w:themeColor="text1" w:themeTint="d9"/>
                  <w:kern w:val="2"/>
                  <w:sz w:val="18"/>
                  <w:szCs w:val="22"/>
                  <w:lang w:val="en-US" w:eastAsia="en-US" w:bidi="ar-SA"/>
                </w:rPr>
                <w:t>API</w:t>
              </w:r>
            </w:ins>
            <w:ins w:id="90" w:author="Unknown Author" w:date="2020-07-14T10:17:11Z">
              <w:r>
                <w:rPr>
                  <w:b/>
                </w:rPr>
                <w:t xml:space="preserve"> </w:t>
              </w:r>
            </w:ins>
            <w:ins w:id="91" w:author="Unknown Author" w:date="2020-07-14T10:17:11Z">
              <w:r>
                <w:rPr>
                  <w:rFonts w:eastAsia="Times New Roman" w:cs="Arial"/>
                  <w:b/>
                  <w:color w:val="262626" w:themeColor="text1" w:themeTint="d9"/>
                  <w:kern w:val="2"/>
                  <w:sz w:val="18"/>
                  <w:szCs w:val="22"/>
                  <w:lang w:val="en-US" w:eastAsia="en-US" w:bidi="ar-SA"/>
                </w:rPr>
                <w:t>Token</w:t>
              </w:r>
            </w:ins>
            <w:ins w:id="92" w:author="Unknown Author" w:date="2020-07-14T10:17:11Z">
              <w:r>
                <w:rPr/>
                <w:br/>
                <w:t xml:space="preserve">(BoomiMFAAPIToken) </w:t>
              </w:r>
            </w:ins>
          </w:p>
        </w:tc>
        <w:tc>
          <w:tcPr>
            <w:tcW w:w="1930" w:type="dxa"/>
            <w:tcBorders>
              <w:bottom w:val="single" w:sz="6" w:space="0" w:color="146EB4"/>
            </w:tcBorders>
          </w:tcPr>
          <w:p>
            <w:pPr>
              <w:pStyle w:val="Tabletext"/>
              <w:spacing w:lineRule="atLeast" w:line="240" w:before="60" w:after="60"/>
              <w:rPr/>
            </w:pPr>
            <w:ins w:id="93" w:author="Unknown Author" w:date="2020-07-14T10:17:11Z">
              <w:r>
                <w:rPr>
                  <w:i/>
                  <w:iCs/>
                  <w:color w:val="FF0000"/>
                </w:rPr>
                <w:t>Requires input</w:t>
              </w:r>
            </w:ins>
          </w:p>
        </w:tc>
        <w:tc>
          <w:tcPr>
            <w:tcW w:w="4754" w:type="dxa"/>
            <w:tcBorders>
              <w:bottom w:val="single" w:sz="6" w:space="0" w:color="146EB4"/>
            </w:tcBorders>
          </w:tcPr>
          <w:p>
            <w:pPr>
              <w:pStyle w:val="Tabletext"/>
              <w:spacing w:lineRule="atLeast" w:line="240" w:before="60" w:after="60"/>
              <w:rPr/>
            </w:pPr>
            <w:ins w:id="94" w:author="Unknown Author" w:date="2020-07-14T10:17:11Z">
              <w:r>
                <w:rPr>
                  <w:rFonts w:eastAsia="Times New Roman" w:cs="Arial"/>
                  <w:color w:val="262626" w:themeColor="text1" w:themeTint="d9"/>
                  <w:kern w:val="2"/>
                  <w:sz w:val="18"/>
                  <w:szCs w:val="22"/>
                  <w:lang w:val="en-US" w:eastAsia="en-US" w:bidi="ar-SA"/>
                </w:rPr>
                <w:t>API Token associated to the</w:t>
              </w:r>
            </w:ins>
            <w:ins w:id="95" w:author="Unknown Author" w:date="2020-07-14T10:17:11Z">
              <w:r>
                <w:rPr/>
                <w:t xml:space="preserve"> Boomi account. </w:t>
              </w:r>
            </w:ins>
          </w:p>
        </w:tc>
      </w:tr>
      <w:tr>
        <w:trPr/>
        <w:tc>
          <w:tcPr>
            <w:tcW w:w="2676" w:type="dxa"/>
            <w:tcBorders>
              <w:bottom w:val="single" w:sz="6" w:space="0" w:color="146EB4"/>
            </w:tcBorders>
          </w:tcPr>
          <w:p>
            <w:pPr>
              <w:pStyle w:val="Tabletext"/>
              <w:spacing w:lineRule="atLeast" w:line="240" w:before="60" w:after="60"/>
              <w:rPr/>
            </w:pPr>
            <w:ins w:id="96" w:author="Unknown Author" w:date="2020-07-14T10:17:11Z">
              <w:r>
                <w:rPr>
                  <w:b/>
                </w:rPr>
                <w:t xml:space="preserve">Boomi </w:t>
              </w:r>
            </w:ins>
            <w:ins w:id="97" w:author="Unknown Author" w:date="2020-07-14T10:17:11Z">
              <w:r>
                <w:rPr>
                  <w:rFonts w:eastAsia="Times New Roman" w:cs="Arial"/>
                  <w:b/>
                  <w:color w:val="262626" w:themeColor="text1" w:themeTint="d9"/>
                  <w:kern w:val="2"/>
                  <w:sz w:val="18"/>
                  <w:szCs w:val="22"/>
                  <w:lang w:val="en-US" w:eastAsia="en-US" w:bidi="ar-SA"/>
                </w:rPr>
                <w:t>Installation Token</w:t>
              </w:r>
            </w:ins>
            <w:ins w:id="98" w:author="Unknown Author" w:date="2020-07-14T10:17:11Z">
              <w:r>
                <w:rPr/>
                <w:br/>
                <w:t xml:space="preserve">(BoomiMFAInstallToken) </w:t>
              </w:r>
            </w:ins>
          </w:p>
        </w:tc>
        <w:tc>
          <w:tcPr>
            <w:tcW w:w="1930" w:type="dxa"/>
            <w:tcBorders>
              <w:bottom w:val="single" w:sz="6" w:space="0" w:color="146EB4"/>
            </w:tcBorders>
          </w:tcPr>
          <w:p>
            <w:pPr>
              <w:pStyle w:val="Tabletext"/>
              <w:spacing w:lineRule="atLeast" w:line="240" w:before="60" w:after="60"/>
              <w:rPr/>
            </w:pPr>
            <w:ins w:id="99" w:author="Unknown Author" w:date="2020-07-14T10:17:11Z">
              <w:r>
                <w:rPr>
                  <w:i/>
                  <w:iCs/>
                  <w:color w:val="FF0000"/>
                </w:rPr>
                <w:t>Requires input</w:t>
              </w:r>
            </w:ins>
          </w:p>
        </w:tc>
        <w:tc>
          <w:tcPr>
            <w:tcW w:w="4754" w:type="dxa"/>
            <w:tcBorders>
              <w:bottom w:val="single" w:sz="6" w:space="0" w:color="146EB4"/>
            </w:tcBorders>
          </w:tcPr>
          <w:p>
            <w:pPr>
              <w:pStyle w:val="Tabletext"/>
              <w:spacing w:lineRule="atLeast" w:line="240" w:before="60" w:after="60"/>
              <w:rPr/>
            </w:pPr>
            <w:ins w:id="100" w:author="Unknown Author" w:date="2020-07-14T10:17:11Z">
              <w:r>
                <w:rPr>
                  <w:rFonts w:eastAsia="Times New Roman" w:cs="Arial"/>
                  <w:color w:val="262626" w:themeColor="text1" w:themeTint="d9"/>
                  <w:kern w:val="2"/>
                  <w:sz w:val="18"/>
                  <w:szCs w:val="22"/>
                  <w:lang w:val="en-US" w:eastAsia="en-US" w:bidi="ar-SA"/>
                </w:rPr>
                <w:t>The installation token created for the account</w:t>
              </w:r>
            </w:ins>
            <w:ins w:id="101" w:author="Unknown Author" w:date="2020-07-14T10:17:11Z">
              <w:r>
                <w:rPr/>
                <w:t>. Can be set to last up to 24 hours.</w:t>
              </w:r>
            </w:ins>
          </w:p>
        </w:tc>
      </w:tr>
    </w:tbl>
    <w:p>
      <w:pPr>
        <w:pStyle w:val="Normal"/>
        <w:spacing w:lineRule="auto" w:line="240" w:before="280" w:after="140"/>
        <w:ind w:left="360" w:hanging="0"/>
        <w:rPr>
          <w:color w:val="auto"/>
          <w:kern w:val="0"/>
        </w:rPr>
      </w:pPr>
      <w:r>
        <w:rPr>
          <w:i/>
          <w:iCs/>
          <w:color w:val="auto"/>
          <w:kern w:val="0"/>
        </w:rPr>
        <w:t>Amazon EFS configuration:</w:t>
      </w:r>
    </w:p>
    <w:tbl>
      <w:tblPr>
        <w:tblW w:w="9360" w:type="dxa"/>
        <w:jc w:val="left"/>
        <w:tblInd w:w="480" w:type="dxa"/>
        <w:tblCellMar>
          <w:top w:w="0" w:type="dxa"/>
          <w:left w:w="120" w:type="dxa"/>
          <w:bottom w:w="0" w:type="dxa"/>
          <w:right w:w="120" w:type="dxa"/>
        </w:tblCellMar>
        <w:tblLook w:noVBand="1" w:val="04a0" w:noHBand="0" w:lastColumn="0" w:firstColumn="1" w:lastRow="0" w:firstRow="1"/>
      </w:tblPr>
      <w:tblGrid>
        <w:gridCol w:w="2603"/>
        <w:gridCol w:w="1793"/>
        <w:gridCol w:w="4964"/>
      </w:tblGrid>
      <w:tr>
        <w:trPr/>
        <w:tc>
          <w:tcPr>
            <w:tcW w:w="2603" w:type="dxa"/>
            <w:tcBorders>
              <w:top w:val="single" w:sz="6" w:space="0" w:color="146EB4"/>
              <w:bottom w:val="single" w:sz="6" w:space="0" w:color="146EB4"/>
            </w:tcBorders>
            <w:shd w:color="auto" w:fill="CBD5E9" w:val="clear"/>
            <w:vAlign w:val="center"/>
          </w:tcPr>
          <w:p>
            <w:pPr>
              <w:pStyle w:val="Tabletext"/>
              <w:spacing w:before="60" w:after="60"/>
              <w:rPr>
                <w:b/>
                <w:b/>
              </w:rPr>
            </w:pPr>
            <w:r>
              <w:rPr>
                <w:b/>
              </w:rPr>
              <w:t>Parameter label</w:t>
              <w:br/>
              <w:t xml:space="preserve">(name) </w:t>
            </w:r>
          </w:p>
        </w:tc>
        <w:tc>
          <w:tcPr>
            <w:tcW w:w="1793" w:type="dxa"/>
            <w:tcBorders>
              <w:top w:val="single" w:sz="6" w:space="0" w:color="146EB4"/>
              <w:bottom w:val="single" w:sz="6" w:space="0" w:color="146EB4"/>
            </w:tcBorders>
            <w:shd w:color="auto" w:fill="CBD5E9" w:val="clear"/>
            <w:vAlign w:val="center"/>
          </w:tcPr>
          <w:p>
            <w:pPr>
              <w:pStyle w:val="Tabletext"/>
              <w:spacing w:before="60" w:after="60"/>
              <w:rPr>
                <w:b/>
                <w:b/>
              </w:rPr>
            </w:pPr>
            <w:r>
              <w:rPr>
                <w:b/>
              </w:rPr>
              <w:t xml:space="preserve">Default </w:t>
            </w:r>
          </w:p>
        </w:tc>
        <w:tc>
          <w:tcPr>
            <w:tcW w:w="4964" w:type="dxa"/>
            <w:tcBorders>
              <w:top w:val="single" w:sz="6" w:space="0" w:color="146EB4"/>
              <w:bottom w:val="single" w:sz="6" w:space="0" w:color="146EB4"/>
            </w:tcBorders>
            <w:shd w:color="auto" w:fill="CBD5E9" w:val="clear"/>
            <w:vAlign w:val="center"/>
          </w:tcPr>
          <w:p>
            <w:pPr>
              <w:pStyle w:val="Tabletext"/>
              <w:spacing w:before="60" w:after="60"/>
              <w:rPr>
                <w:b/>
                <w:b/>
              </w:rPr>
            </w:pPr>
            <w:r>
              <w:rPr>
                <w:b/>
              </w:rPr>
              <w:t xml:space="preserve">Description </w:t>
            </w:r>
          </w:p>
        </w:tc>
      </w:tr>
      <w:tr>
        <w:trPr/>
        <w:tc>
          <w:tcPr>
            <w:tcW w:w="2603" w:type="dxa"/>
            <w:tcBorders>
              <w:bottom w:val="single" w:sz="6" w:space="0" w:color="146EB4"/>
            </w:tcBorders>
          </w:tcPr>
          <w:p>
            <w:pPr>
              <w:pStyle w:val="Tabletext"/>
              <w:spacing w:lineRule="atLeast" w:line="240" w:before="60" w:after="60"/>
              <w:rPr/>
            </w:pPr>
            <w:r>
              <w:rPr>
                <w:b/>
              </w:rPr>
              <w:t>EFS encryption</w:t>
            </w:r>
            <w:r>
              <w:rPr/>
              <w:br/>
              <w:t xml:space="preserve">(EFSEncryption) </w:t>
            </w:r>
          </w:p>
        </w:tc>
        <w:tc>
          <w:tcPr>
            <w:tcW w:w="1793" w:type="dxa"/>
            <w:tcBorders>
              <w:bottom w:val="single" w:sz="6" w:space="0" w:color="146EB4"/>
            </w:tcBorders>
          </w:tcPr>
          <w:p>
            <w:pPr>
              <w:pStyle w:val="Tabletext"/>
              <w:spacing w:lineRule="atLeast" w:line="240" w:before="60" w:after="60"/>
              <w:rPr/>
            </w:pPr>
            <w:r>
              <w:rPr/>
              <w:t xml:space="preserve">True </w:t>
            </w:r>
          </w:p>
        </w:tc>
        <w:tc>
          <w:tcPr>
            <w:tcW w:w="4964" w:type="dxa"/>
            <w:tcBorders>
              <w:bottom w:val="single" w:sz="6" w:space="0" w:color="146EB4"/>
            </w:tcBorders>
          </w:tcPr>
          <w:p>
            <w:pPr>
              <w:pStyle w:val="Tabletext"/>
              <w:spacing w:lineRule="atLeast" w:line="240" w:before="60" w:after="60"/>
              <w:rPr/>
            </w:pPr>
            <w:r>
              <w:rPr/>
              <w:t xml:space="preserve">EFS volumes can be encrypted. </w:t>
            </w:r>
          </w:p>
        </w:tc>
      </w:tr>
      <w:tr>
        <w:trPr/>
        <w:tc>
          <w:tcPr>
            <w:tcW w:w="2603" w:type="dxa"/>
            <w:tcBorders>
              <w:bottom w:val="single" w:sz="6" w:space="0" w:color="146EB4"/>
            </w:tcBorders>
          </w:tcPr>
          <w:p>
            <w:pPr>
              <w:pStyle w:val="Tabletext"/>
              <w:spacing w:lineRule="atLeast" w:line="240" w:before="60" w:after="60"/>
              <w:rPr/>
            </w:pPr>
            <w:r>
              <w:rPr>
                <w:b/>
              </w:rPr>
              <w:t>EFS performance mode</w:t>
            </w:r>
            <w:r>
              <w:rPr/>
              <w:br/>
              <w:t xml:space="preserve">(EFSPerformanceMode) </w:t>
            </w:r>
          </w:p>
        </w:tc>
        <w:tc>
          <w:tcPr>
            <w:tcW w:w="1793" w:type="dxa"/>
            <w:tcBorders>
              <w:bottom w:val="single" w:sz="6" w:space="0" w:color="146EB4"/>
            </w:tcBorders>
          </w:tcPr>
          <w:p>
            <w:pPr>
              <w:pStyle w:val="Tabletext"/>
              <w:spacing w:lineRule="atLeast" w:line="240" w:before="60" w:after="60"/>
              <w:rPr/>
            </w:pPr>
            <w:r>
              <w:rPr/>
              <w:t>generalPurpose</w:t>
            </w:r>
          </w:p>
        </w:tc>
        <w:tc>
          <w:tcPr>
            <w:tcW w:w="4964" w:type="dxa"/>
            <w:tcBorders>
              <w:bottom w:val="single" w:sz="6" w:space="0" w:color="146EB4"/>
            </w:tcBorders>
          </w:tcPr>
          <w:p>
            <w:pPr>
              <w:pStyle w:val="Tabletext"/>
              <w:spacing w:lineRule="atLeast" w:line="240" w:before="60" w:after="60"/>
              <w:rPr/>
            </w:pPr>
            <w:r>
              <w:rPr/>
              <w:t xml:space="preserve">The performance mode for your EFS volume. Choose </w:t>
            </w:r>
            <w:r>
              <w:rPr>
                <w:b/>
              </w:rPr>
              <w:t>generalPurpose</w:t>
            </w:r>
            <w:r>
              <w:rPr/>
              <w:t xml:space="preserve"> or </w:t>
            </w:r>
            <w:r>
              <w:rPr>
                <w:b/>
              </w:rPr>
              <w:t>maxIO</w:t>
            </w:r>
            <w:r>
              <w:rPr/>
              <w:t xml:space="preserve">. </w:t>
            </w:r>
          </w:p>
        </w:tc>
      </w:tr>
      <w:tr>
        <w:trPr/>
        <w:tc>
          <w:tcPr>
            <w:tcW w:w="2603" w:type="dxa"/>
            <w:tcBorders>
              <w:bottom w:val="single" w:sz="6" w:space="0" w:color="146EB4"/>
            </w:tcBorders>
          </w:tcPr>
          <w:p>
            <w:pPr>
              <w:pStyle w:val="Tabletext"/>
              <w:spacing w:lineRule="atLeast" w:line="240" w:before="60" w:after="60"/>
              <w:rPr/>
            </w:pPr>
            <w:r>
              <w:rPr>
                <w:b/>
              </w:rPr>
              <w:t>EFS throughput mode</w:t>
            </w:r>
            <w:r>
              <w:rPr/>
              <w:br/>
              <w:t xml:space="preserve">(EFSThroughputMode) </w:t>
            </w:r>
          </w:p>
        </w:tc>
        <w:tc>
          <w:tcPr>
            <w:tcW w:w="1793" w:type="dxa"/>
            <w:tcBorders>
              <w:bottom w:val="single" w:sz="6" w:space="0" w:color="146EB4"/>
            </w:tcBorders>
          </w:tcPr>
          <w:p>
            <w:pPr>
              <w:pStyle w:val="Tabletext"/>
              <w:spacing w:lineRule="atLeast" w:line="240" w:before="60" w:after="60"/>
              <w:rPr/>
            </w:pPr>
            <w:r>
              <w:rPr/>
              <w:t xml:space="preserve">provisioned </w:t>
            </w:r>
          </w:p>
        </w:tc>
        <w:tc>
          <w:tcPr>
            <w:tcW w:w="4964" w:type="dxa"/>
            <w:tcBorders>
              <w:bottom w:val="single" w:sz="6" w:space="0" w:color="146EB4"/>
            </w:tcBorders>
          </w:tcPr>
          <w:p>
            <w:pPr>
              <w:pStyle w:val="Tabletext"/>
              <w:spacing w:lineRule="atLeast" w:line="240" w:before="60" w:after="60"/>
              <w:rPr/>
            </w:pPr>
            <w:r>
              <w:rPr/>
              <w:t xml:space="preserve">The throughput mode for your EFS volume. Choose </w:t>
            </w:r>
            <w:r>
              <w:rPr>
                <w:b/>
              </w:rPr>
              <w:t>provisioned</w:t>
            </w:r>
            <w:r>
              <w:rPr/>
              <w:t xml:space="preserve"> or </w:t>
            </w:r>
            <w:r>
              <w:rPr>
                <w:b/>
              </w:rPr>
              <w:t>bursting</w:t>
            </w:r>
            <w:r>
              <w:rPr/>
              <w:t xml:space="preserve">. </w:t>
            </w:r>
          </w:p>
        </w:tc>
      </w:tr>
      <w:tr>
        <w:trPr/>
        <w:tc>
          <w:tcPr>
            <w:tcW w:w="2603" w:type="dxa"/>
            <w:tcBorders>
              <w:bottom w:val="single" w:sz="6" w:space="0" w:color="146EB4"/>
            </w:tcBorders>
          </w:tcPr>
          <w:p>
            <w:pPr>
              <w:pStyle w:val="Tabletext"/>
              <w:spacing w:lineRule="atLeast" w:line="240" w:before="60" w:after="60"/>
              <w:rPr/>
            </w:pPr>
            <w:r>
              <w:rPr>
                <w:b/>
              </w:rPr>
              <w:t>EFS provisioned throughput</w:t>
            </w:r>
            <w:r>
              <w:rPr/>
              <w:br/>
              <w:t>(EFSProvisionedThroughput)</w:t>
            </w:r>
          </w:p>
        </w:tc>
        <w:tc>
          <w:tcPr>
            <w:tcW w:w="1793" w:type="dxa"/>
            <w:tcBorders>
              <w:bottom w:val="single" w:sz="6" w:space="0" w:color="146EB4"/>
            </w:tcBorders>
          </w:tcPr>
          <w:p>
            <w:pPr>
              <w:pStyle w:val="Tabletext"/>
              <w:spacing w:lineRule="atLeast" w:line="240" w:before="60" w:after="60"/>
              <w:rPr/>
            </w:pPr>
            <w:r>
              <w:rPr/>
              <w:t xml:space="preserve">10 </w:t>
            </w:r>
          </w:p>
        </w:tc>
        <w:tc>
          <w:tcPr>
            <w:tcW w:w="4964" w:type="dxa"/>
            <w:tcBorders>
              <w:bottom w:val="single" w:sz="6" w:space="0" w:color="146EB4"/>
            </w:tcBorders>
          </w:tcPr>
          <w:p>
            <w:pPr>
              <w:pStyle w:val="Tabletext"/>
              <w:spacing w:lineRule="atLeast" w:line="240" w:before="60" w:after="60"/>
              <w:rPr/>
            </w:pPr>
            <w:r>
              <w:rPr/>
              <w:t xml:space="preserve">The provisioned throughput value for your EFS volume. </w:t>
            </w:r>
          </w:p>
        </w:tc>
      </w:tr>
    </w:tbl>
    <w:p>
      <w:pPr>
        <w:pStyle w:val="Normal"/>
        <w:spacing w:lineRule="auto" w:line="240" w:before="280" w:after="140"/>
        <w:ind w:left="360" w:hanging="0"/>
        <w:rPr>
          <w:color w:val="auto"/>
          <w:kern w:val="0"/>
        </w:rPr>
      </w:pPr>
      <w:r>
        <w:rPr>
          <w:i/>
          <w:iCs/>
          <w:color w:val="auto"/>
          <w:kern w:val="0"/>
        </w:rPr>
        <w:t>SSL configuration:</w:t>
      </w:r>
    </w:p>
    <w:tbl>
      <w:tblPr>
        <w:tblW w:w="9359" w:type="dxa"/>
        <w:jc w:val="left"/>
        <w:tblInd w:w="480" w:type="dxa"/>
        <w:tblCellMar>
          <w:top w:w="0" w:type="dxa"/>
          <w:left w:w="120" w:type="dxa"/>
          <w:bottom w:w="0" w:type="dxa"/>
          <w:right w:w="120" w:type="dxa"/>
        </w:tblCellMar>
        <w:tblLook w:noVBand="1" w:val="04a0" w:noHBand="0" w:lastColumn="0" w:firstColumn="1" w:lastRow="0" w:firstRow="1"/>
      </w:tblPr>
      <w:tblGrid>
        <w:gridCol w:w="2347"/>
        <w:gridCol w:w="1814"/>
        <w:gridCol w:w="5198"/>
      </w:tblGrid>
      <w:tr>
        <w:trPr/>
        <w:tc>
          <w:tcPr>
            <w:tcW w:w="2347" w:type="dxa"/>
            <w:tcBorders>
              <w:top w:val="single" w:sz="6" w:space="0" w:color="146EB4"/>
              <w:bottom w:val="single" w:sz="6" w:space="0" w:color="146EB4"/>
            </w:tcBorders>
            <w:shd w:color="auto" w:fill="CBD5E9" w:val="clear"/>
            <w:vAlign w:val="center"/>
          </w:tcPr>
          <w:p>
            <w:pPr>
              <w:pStyle w:val="Tabletext"/>
              <w:spacing w:before="60" w:after="60"/>
              <w:rPr>
                <w:b/>
                <w:b/>
              </w:rPr>
            </w:pPr>
            <w:r>
              <w:rPr>
                <w:b/>
              </w:rPr>
              <w:t xml:space="preserve">Parameter label (name) </w:t>
            </w:r>
          </w:p>
        </w:tc>
        <w:tc>
          <w:tcPr>
            <w:tcW w:w="1814" w:type="dxa"/>
            <w:tcBorders>
              <w:top w:val="single" w:sz="6" w:space="0" w:color="146EB4"/>
              <w:bottom w:val="single" w:sz="6" w:space="0" w:color="146EB4"/>
            </w:tcBorders>
            <w:shd w:color="auto" w:fill="CBD5E9" w:val="clear"/>
            <w:vAlign w:val="center"/>
          </w:tcPr>
          <w:p>
            <w:pPr>
              <w:pStyle w:val="Tabletext"/>
              <w:spacing w:before="60" w:after="60"/>
              <w:rPr>
                <w:b/>
                <w:b/>
              </w:rPr>
            </w:pPr>
            <w:r>
              <w:rPr>
                <w:b/>
              </w:rPr>
              <w:t xml:space="preserve">Default </w:t>
            </w:r>
          </w:p>
        </w:tc>
        <w:tc>
          <w:tcPr>
            <w:tcW w:w="5198" w:type="dxa"/>
            <w:tcBorders>
              <w:top w:val="single" w:sz="6" w:space="0" w:color="146EB4"/>
              <w:bottom w:val="single" w:sz="6" w:space="0" w:color="146EB4"/>
            </w:tcBorders>
            <w:shd w:color="auto" w:fill="CBD5E9" w:val="clear"/>
            <w:vAlign w:val="center"/>
          </w:tcPr>
          <w:p>
            <w:pPr>
              <w:pStyle w:val="Tabletext"/>
              <w:spacing w:before="60" w:after="60"/>
              <w:rPr>
                <w:b/>
                <w:b/>
              </w:rPr>
            </w:pPr>
            <w:r>
              <w:rPr>
                <w:b/>
              </w:rPr>
              <w:t xml:space="preserve">Description </w:t>
            </w:r>
          </w:p>
        </w:tc>
      </w:tr>
      <w:tr>
        <w:trPr/>
        <w:tc>
          <w:tcPr>
            <w:tcW w:w="2347" w:type="dxa"/>
            <w:tcBorders>
              <w:bottom w:val="single" w:sz="6" w:space="0" w:color="146EB4"/>
            </w:tcBorders>
          </w:tcPr>
          <w:p>
            <w:pPr>
              <w:pStyle w:val="Tabletext"/>
              <w:spacing w:lineRule="atLeast" w:line="240" w:before="60" w:after="60"/>
              <w:rPr/>
            </w:pPr>
            <w:r>
              <w:rPr>
                <w:b/>
              </w:rPr>
              <w:t>SSL certificate ARN</w:t>
            </w:r>
            <w:r>
              <w:rPr/>
              <w:br/>
              <w:t>(SSLCertificateArn)</w:t>
            </w:r>
          </w:p>
        </w:tc>
        <w:tc>
          <w:tcPr>
            <w:tcW w:w="1814" w:type="dxa"/>
            <w:tcBorders>
              <w:bottom w:val="single" w:sz="6" w:space="0" w:color="146EB4"/>
            </w:tcBorders>
          </w:tcPr>
          <w:p>
            <w:pPr>
              <w:pStyle w:val="Tabletext"/>
              <w:spacing w:lineRule="atLeast" w:line="240" w:before="60" w:after="60"/>
              <w:rPr/>
            </w:pPr>
            <w:r>
              <w:rPr/>
              <w:t xml:space="preserve">— </w:t>
            </w:r>
          </w:p>
        </w:tc>
        <w:tc>
          <w:tcPr>
            <w:tcW w:w="5198" w:type="dxa"/>
            <w:tcBorders>
              <w:bottom w:val="single" w:sz="6" w:space="0" w:color="146EB4"/>
            </w:tcBorders>
          </w:tcPr>
          <w:p>
            <w:pPr>
              <w:pStyle w:val="Tabletext"/>
              <w:spacing w:lineRule="atLeast" w:line="240" w:before="60" w:after="60"/>
              <w:rPr/>
            </w:pPr>
            <w:r>
              <w:rPr/>
              <w:t>The SSL Certificate ID used with the load balancer.</w:t>
            </w:r>
          </w:p>
        </w:tc>
      </w:tr>
    </w:tbl>
    <w:p>
      <w:pPr>
        <w:pStyle w:val="Normal"/>
        <w:keepNext w:val="true"/>
        <w:keepLines/>
        <w:spacing w:before="0" w:after="140"/>
        <w:ind w:left="360" w:hanging="0"/>
        <w:rPr/>
      </w:pPr>
      <w:r>
        <w:rPr/>
      </w:r>
    </w:p>
    <w:p>
      <w:pPr>
        <w:pStyle w:val="ListNumber"/>
        <w:numPr>
          <w:ilvl w:val="0"/>
          <w:numId w:val="3"/>
        </w:numPr>
        <w:rPr/>
      </w:pPr>
      <w:r>
        <w:rPr/>
        <w:t xml:space="preserve">On the </w:t>
      </w:r>
      <w:r>
        <w:rPr>
          <w:b/>
        </w:rPr>
        <w:t>Options</w:t>
      </w:r>
      <w:r>
        <w:rPr/>
        <w:t xml:space="preserve"> page, you can </w:t>
      </w:r>
      <w:hyperlink r:id="rId44">
        <w:r>
          <w:rPr>
            <w:color w:val="0000FF"/>
            <w:u w:val="single"/>
          </w:rPr>
          <w:t>specify tags</w:t>
        </w:r>
      </w:hyperlink>
      <w:r>
        <w:rPr/>
        <w:t xml:space="preserve"> (key-value pairs) for resources in your stack and </w:t>
      </w:r>
      <w:hyperlink r:id="rId45">
        <w:r>
          <w:rPr>
            <w:color w:val="0000FF"/>
            <w:u w:val="single"/>
          </w:rPr>
          <w:t>set advanced options</w:t>
        </w:r>
      </w:hyperlink>
      <w:r>
        <w:rPr/>
        <w:t xml:space="preserve">. When you’re done, choose </w:t>
      </w:r>
      <w:r>
        <w:rPr>
          <w:b/>
        </w:rPr>
        <w:t>Next</w:t>
      </w:r>
      <w:r>
        <w:rPr/>
        <w:t>.</w:t>
      </w:r>
    </w:p>
    <w:p>
      <w:pPr>
        <w:pStyle w:val="ListNumber"/>
        <w:numPr>
          <w:ilvl w:val="0"/>
          <w:numId w:val="3"/>
        </w:numPr>
        <w:rPr/>
      </w:pPr>
      <w:r>
        <w:rPr/>
        <w:t xml:space="preserve">On the </w:t>
      </w:r>
      <w:r>
        <w:rPr>
          <w:b/>
        </w:rPr>
        <w:t>Review</w:t>
      </w:r>
      <w:r>
        <w:rPr/>
        <w:t xml:space="preserve"> page, review and confirm the template settings. Under </w:t>
      </w:r>
      <w:r>
        <w:rPr>
          <w:b/>
        </w:rPr>
        <w:t>Capabilities</w:t>
      </w:r>
      <w:r>
        <w:rPr/>
        <w:t>, select the two check boxes to acknowledge that the template will create IAM resources and that it might require the capability to auto-expand macros.</w:t>
      </w:r>
    </w:p>
    <w:p>
      <w:pPr>
        <w:pStyle w:val="ListNumber"/>
        <w:numPr>
          <w:ilvl w:val="0"/>
          <w:numId w:val="3"/>
        </w:numPr>
        <w:rPr/>
      </w:pPr>
      <w:r>
        <w:rPr/>
        <w:t xml:space="preserve">Choose </w:t>
      </w:r>
      <w:r>
        <w:rPr>
          <w:b/>
        </w:rPr>
        <w:t>Create</w:t>
      </w:r>
      <w:r>
        <w:rPr/>
        <w:t xml:space="preserve"> to deploy the stack.</w:t>
      </w:r>
    </w:p>
    <w:p>
      <w:pPr>
        <w:pStyle w:val="ListNumber"/>
        <w:numPr>
          <w:ilvl w:val="0"/>
          <w:numId w:val="3"/>
        </w:numPr>
        <w:rPr/>
      </w:pPr>
      <w:r>
        <w:rPr/>
        <w:t xml:space="preserve">Monitor the status of the stack. When the status is </w:t>
      </w:r>
      <w:r>
        <w:rPr>
          <w:b/>
        </w:rPr>
        <w:t>CREATE_COMPLETE</w:t>
      </w:r>
      <w:r>
        <w:rPr/>
        <w:t>, the Dell Boomi Molecule is ready.</w:t>
      </w:r>
    </w:p>
    <w:p>
      <w:pPr>
        <w:pStyle w:val="ListNumber"/>
        <w:numPr>
          <w:ilvl w:val="0"/>
          <w:numId w:val="3"/>
        </w:numPr>
        <w:rPr/>
      </w:pPr>
      <w:r>
        <w:rPr/>
        <w:t xml:space="preserve">Use the URLs displayed in the </w:t>
      </w:r>
      <w:r>
        <w:rPr>
          <w:b/>
        </w:rPr>
        <w:t>Outputs</w:t>
      </w:r>
      <w:r>
        <w:rPr/>
        <w:t xml:space="preserve"> tab for the stack to view the resources that were created.</w:t>
      </w:r>
    </w:p>
    <w:p>
      <w:pPr>
        <w:pStyle w:val="Heading2"/>
        <w:rPr/>
      </w:pPr>
      <w:bookmarkStart w:id="24" w:name="_Toc20823829"/>
      <w:r>
        <w:rPr/>
        <w:t>Step 3. Test the Deployment</w:t>
      </w:r>
      <w:bookmarkEnd w:id="24"/>
    </w:p>
    <w:p>
      <w:pPr>
        <w:pStyle w:val="Normal"/>
        <w:spacing w:before="0" w:after="400"/>
        <w:rPr/>
      </w:pPr>
      <w:r>
        <w:rPr/>
        <w:t xml:space="preserve">To view the Molecule in the Dell Boomi AtomSphere platform, log in to your Dell Boomi </w:t>
      </w:r>
      <w:hyperlink r:id="rId46">
        <w:r>
          <w:rPr>
            <w:rStyle w:val="InternetLink"/>
          </w:rPr>
          <w:t>account</w:t>
        </w:r>
      </w:hyperlink>
      <w:r>
        <w:rPr/>
        <w:t xml:space="preserve">, navigate to the </w:t>
      </w:r>
      <w:r>
        <w:rPr>
          <w:b/>
        </w:rPr>
        <w:t>Manage</w:t>
      </w:r>
      <w:r>
        <w:rPr/>
        <w:t xml:space="preserve"> drop-down menu, and choose </w:t>
      </w:r>
      <w:r>
        <w:rPr>
          <w:b/>
        </w:rPr>
        <w:t>Atom Management</w:t>
      </w:r>
      <w:r>
        <w:rPr/>
        <w:t>. The newly created Amazon EC2 instance Molecule cluster will be displayed.</w:t>
      </w:r>
    </w:p>
    <w:p>
      <w:pPr>
        <w:pStyle w:val="Normal"/>
        <w:spacing w:before="0" w:after="400"/>
        <w:rPr/>
      </w:pPr>
      <w:r>
        <w:rPr/>
        <w:t xml:space="preserve"> </w:t>
      </w:r>
      <w:r>
        <w:rPr/>
        <w:drawing>
          <wp:inline distT="0" distB="0" distL="0" distR="0">
            <wp:extent cx="6172200" cy="2792095"/>
            <wp:effectExtent l="0" t="0" r="0" b="0"/>
            <wp:docPr id="5"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png" descr=""/>
                    <pic:cNvPicPr>
                      <a:picLocks noChangeAspect="1" noChangeArrowheads="1"/>
                    </pic:cNvPicPr>
                  </pic:nvPicPr>
                  <pic:blipFill>
                    <a:blip r:embed="rId47"/>
                    <a:stretch>
                      <a:fillRect/>
                    </a:stretch>
                  </pic:blipFill>
                  <pic:spPr bwMode="auto">
                    <a:xfrm>
                      <a:off x="0" y="0"/>
                      <a:ext cx="6172200" cy="2792095"/>
                    </a:xfrm>
                    <a:prstGeom prst="rect">
                      <a:avLst/>
                    </a:prstGeom>
                  </pic:spPr>
                </pic:pic>
              </a:graphicData>
            </a:graphic>
          </wp:inline>
        </w:drawing>
      </w:r>
    </w:p>
    <w:p>
      <w:pPr>
        <w:pStyle w:val="Normal"/>
        <w:spacing w:lineRule="auto" w:line="240"/>
        <w:jc w:val="center"/>
        <w:rPr>
          <w:b/>
          <w:b/>
          <w:color w:val="4F81BD"/>
          <w:sz w:val="20"/>
          <w:szCs w:val="20"/>
        </w:rPr>
      </w:pPr>
      <w:r>
        <w:rPr>
          <w:b/>
          <w:color w:val="4F81BD"/>
          <w:sz w:val="20"/>
          <w:szCs w:val="20"/>
        </w:rPr>
        <w:t>Figure 2: Dell Boomi Dashboard with an unattached AWS-managed Molecule cluster</w:t>
      </w:r>
    </w:p>
    <w:p>
      <w:pPr>
        <w:pStyle w:val="Normal"/>
        <w:spacing w:before="0" w:after="400"/>
        <w:rPr/>
      </w:pPr>
      <w:r>
        <w:rPr/>
        <w:t>You can then attach the Molecules to any environment you have staged and deploy workloads to that Molecule cluster.</w:t>
      </w:r>
      <w:ins w:id="102" w:author="Unknown Author" w:date="2020-07-06T14:45:00Z">
        <w:r>
          <w:rPr/>
          <w:t xml:space="preserve"> By Default the molecule you deployed will be under ‘Unattached Atoms’. When you click on </w:t>
        </w:r>
      </w:ins>
      <w:ins w:id="103" w:author="Unknown Author" w:date="2020-07-06T14:46:00Z">
        <w:r>
          <w:rPr/>
          <w:t>‘</w:t>
        </w:r>
      </w:ins>
      <w:ins w:id="104" w:author="Unknown Author" w:date="2020-07-06T14:45:00Z">
        <w:r>
          <w:rPr/>
          <w:t>Atom Information’</w:t>
        </w:r>
      </w:ins>
      <w:ins w:id="105" w:author="Unknown Author" w:date="2020-07-06T14:46:02Z">
        <w:r>
          <w:rPr/>
          <w:t xml:space="preserve"> you will see an option to attach it to an environment.</w:t>
        </w:r>
      </w:ins>
    </w:p>
    <w:p>
      <w:pPr>
        <w:pStyle w:val="Heading1"/>
        <w:rPr/>
      </w:pPr>
      <w:bookmarkStart w:id="25" w:name="_Toc20823830"/>
      <w:r>
        <w:rPr/>
        <w:t>Security</w:t>
      </w:r>
      <w:bookmarkEnd w:id="25"/>
    </w:p>
    <w:p>
      <w:pPr>
        <w:pStyle w:val="Normal"/>
        <w:rPr/>
      </w:pPr>
      <w:r>
        <w:rPr/>
        <w:t>This Quick Start deploys a bastion host and a Dell Boomi Molecule cluster into an AWS VPC. The bastion host is the only means of accessing the Dell Boomi Molecule cluster at a command-line level. The Dell Boomi Molecule cluster is deployed into private subnets and cannot be reached through the internet. The Boomi Molecule cluster communicates through a NAT Gateway for updates and patches, and it communicates through the public-facing Classic Load Balancer to communicate with the Dell Boomi AtomSphere platform.</w:t>
      </w:r>
    </w:p>
    <w:p>
      <w:pPr>
        <w:pStyle w:val="Heading1"/>
        <w:rPr/>
      </w:pPr>
      <w:bookmarkStart w:id="26" w:name="_Toc20823831"/>
      <w:r>
        <w:rPr/>
        <w:t>Performance monitoring</w:t>
      </w:r>
      <w:bookmarkEnd w:id="26"/>
    </w:p>
    <w:p>
      <w:pPr>
        <w:pStyle w:val="Normal"/>
        <w:rPr/>
      </w:pPr>
      <w:r>
        <w:rPr/>
        <w:t xml:space="preserve">Monitoring the CPU, network, and Amazon Elastic Block Store (Amazon EBS) performance of your AWS Dell Boomi Molecule cluster is done through CloudWatch metrics. </w:t>
      </w:r>
    </w:p>
    <w:p>
      <w:pPr>
        <w:pStyle w:val="Normal"/>
        <w:rPr/>
      </w:pPr>
      <w:r>
        <w:rPr/>
        <w:t>CPU and network performance are measured in utilization, network in and out, network packets in and out, and system status checks.</w:t>
      </w:r>
    </w:p>
    <w:p>
      <w:pPr>
        <w:pStyle w:val="Normal"/>
        <w:rPr/>
      </w:pPr>
      <w:r>
        <w:rPr/>
        <w:t xml:space="preserve">Amazon EBS volume performance is measured in read and write throughput, average read and write size, read and write bandwidth, read and write latency, and volume idle time. </w:t>
      </w:r>
    </w:p>
    <w:p>
      <w:pPr>
        <w:pStyle w:val="Normal"/>
        <w:rPr/>
      </w:pPr>
      <w:r>
        <w:rPr/>
        <w:t xml:space="preserve">Amazon EFS reports metrics to CloudWatch and can be monitored there. Metrics include client connections, data read and data write bytes, and IO percent limits. </w:t>
      </w:r>
    </w:p>
    <w:p>
      <w:pPr>
        <w:pStyle w:val="Normal"/>
        <w:rPr/>
      </w:pPr>
      <w:ins w:id="106" w:author="Unknown Author" w:date="2020-07-13T09:54:59Z">
        <w:r>
          <w:rPr/>
        </w:r>
      </w:ins>
    </w:p>
    <w:p>
      <w:pPr>
        <w:pStyle w:val="Heading1"/>
        <w:rPr>
          <w:rFonts w:ascii="Arial" w:hAnsi="Arial" w:eastAsia="Times New Roman" w:cs="Times New Roman"/>
          <w:color w:val="FF9900"/>
          <w:kern w:val="2"/>
          <w:sz w:val="36"/>
          <w:szCs w:val="24"/>
          <w:lang w:val="en-US" w:eastAsia="en-US" w:bidi="ar-SA"/>
          <w:ins w:id="110" w:author="Unknown Author" w:date="2020-07-13T09:54:59Z"/>
        </w:rPr>
      </w:pPr>
      <w:ins w:id="108" w:author="Unknown Author" w:date="2020-07-13T09:54:59Z">
        <w:bookmarkStart w:id="27" w:name="_Toc208238311"/>
        <w:r>
          <w:rPr>
            <w:rFonts w:eastAsia="Times New Roman" w:cs="Times New Roman"/>
            <w:color w:val="FF9900"/>
            <w:kern w:val="2"/>
            <w:sz w:val="36"/>
            <w:szCs w:val="24"/>
            <w:lang w:val="en-US" w:eastAsia="en-US" w:bidi="ar-SA"/>
          </w:rPr>
          <w:t>C</w:t>
        </w:r>
      </w:ins>
      <w:ins w:id="109" w:author="Unknown Author" w:date="2020-07-13T09:54:59Z">
        <w:bookmarkEnd w:id="27"/>
        <w:r>
          <w:rPr>
            <w:rFonts w:eastAsia="Times New Roman" w:cs="Times New Roman"/>
            <w:color w:val="FF9900"/>
            <w:kern w:val="2"/>
            <w:sz w:val="36"/>
            <w:szCs w:val="24"/>
            <w:lang w:val="en-US" w:eastAsia="en-US" w:bidi="ar-SA"/>
          </w:rPr>
          <w:t>reating an Installation Token</w:t>
        </w:r>
      </w:ins>
    </w:p>
    <w:p>
      <w:pPr>
        <w:pStyle w:val="Normal"/>
        <w:rPr/>
      </w:pPr>
      <w:ins w:id="111" w:author="Unknown Author" w:date="2020-07-13T09:54:59Z">
        <w:r>
          <w:rPr/>
          <w:t>You can create an installation token without having to share your login credentials for an Atom/Molecule installation.</w:t>
        </w:r>
      </w:ins>
      <w:ins w:id="112" w:author="Unknown Author" w:date="2020-07-13T09:59:26Z">
        <w:r>
          <w:rPr/>
          <w:t xml:space="preserve"> If you are an administrator, follow the steps below to create an installation token:</w:t>
        </w:r>
      </w:ins>
    </w:p>
    <w:p>
      <w:pPr>
        <w:pStyle w:val="Normal"/>
        <w:rPr/>
      </w:pPr>
      <w:ins w:id="114" w:author="Unknown Author" w:date="2020-07-13T09:59:26Z">
        <w:r>
          <w:rPr/>
          <w:t xml:space="preserve">Go to </w:t>
        </w:r>
      </w:ins>
      <w:ins w:id="115" w:author="Unknown Author" w:date="2020-07-13T10:00:00Z">
        <w:r>
          <w:rPr/>
          <w:t xml:space="preserve">Integration </w:t>
        </w:r>
      </w:ins>
      <w:ins w:id="116" w:author="Unknown Author" w:date="2020-07-13T10:00:00Z">
        <w:r>
          <w:rPr>
            <w:rFonts w:eastAsia="Times New Roman" w:cs="Times New Roman"/>
            <w:color w:val="212120"/>
            <w:kern w:val="2"/>
            <w:sz w:val="24"/>
            <w:szCs w:val="24"/>
            <w:lang w:val="en-US" w:eastAsia="en-US" w:bidi="ar-SA"/>
          </w:rPr>
          <w:t>→</w:t>
        </w:r>
      </w:ins>
      <w:ins w:id="117" w:author="Unknown Author" w:date="2020-07-13T10:00:00Z">
        <w:r>
          <w:rPr/>
          <w:t xml:space="preserve"> Build </w:t>
        </w:r>
      </w:ins>
      <w:ins w:id="118" w:author="Unknown Author" w:date="2020-07-13T10:00:00Z">
        <w:r>
          <w:rPr>
            <w:rFonts w:eastAsia="Times New Roman" w:cs="Times New Roman"/>
            <w:color w:val="212120"/>
            <w:kern w:val="2"/>
            <w:sz w:val="24"/>
            <w:szCs w:val="24"/>
            <w:lang w:val="en-US" w:eastAsia="en-US" w:bidi="ar-SA"/>
          </w:rPr>
          <w:t xml:space="preserve">→ Create → Atom Runtime → </w:t>
        </w:r>
      </w:ins>
      <w:ins w:id="119" w:author="Unknown Author" w:date="2020-07-20T22:01:24Z">
        <w:r>
          <w:rPr>
            <w:rFonts w:eastAsia="Times New Roman" w:cs="Times New Roman"/>
            <w:color w:val="212120"/>
            <w:kern w:val="2"/>
            <w:sz w:val="24"/>
            <w:szCs w:val="24"/>
            <w:lang w:val="en-US" w:eastAsia="en-US" w:bidi="ar-SA"/>
          </w:rPr>
          <w:t>Molecule</w:t>
        </w:r>
      </w:ins>
    </w:p>
    <w:p>
      <w:pPr>
        <w:pStyle w:val="Normal"/>
        <w:rPr>
          <w:del w:id="121" w:author="Unknown Author" w:date="2020-07-13T10:09:38Z"/>
        </w:rPr>
      </w:pPr>
      <w:del w:id="120" w:author="Unknown Author" w:date="2020-07-13T10:09:38Z">
        <w:r>
          <w:rPr/>
          <w:drawing>
            <wp:anchor behindDoc="0" distT="0" distB="0" distL="0" distR="0" simplePos="0" locked="0" layoutInCell="1" allowOverlap="1" relativeHeight="39">
              <wp:simplePos x="0" y="0"/>
              <wp:positionH relativeFrom="column">
                <wp:posOffset>-40640</wp:posOffset>
              </wp:positionH>
              <wp:positionV relativeFrom="paragraph">
                <wp:posOffset>1247140</wp:posOffset>
              </wp:positionV>
              <wp:extent cx="5238115" cy="3204210"/>
              <wp:effectExtent l="0" t="0" r="0" b="0"/>
              <wp:wrapTopAndBottom/>
              <wp:docPr id="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 descr=""/>
                      <pic:cNvPicPr>
                        <a:picLocks noChangeAspect="1" noChangeArrowheads="1"/>
                      </pic:cNvPicPr>
                    </pic:nvPicPr>
                    <pic:blipFill>
                      <a:blip r:embed="rId48"/>
                      <a:stretch>
                        <a:fillRect/>
                      </a:stretch>
                    </pic:blipFill>
                    <pic:spPr bwMode="auto">
                      <a:xfrm>
                        <a:off x="0" y="0"/>
                        <a:ext cx="5238115" cy="3204210"/>
                      </a:xfrm>
                      <a:prstGeom prst="rect">
                        <a:avLst/>
                      </a:prstGeom>
                    </pic:spPr>
                  </pic:pic>
                </a:graphicData>
              </a:graphic>
            </wp:anchor>
          </w:drawing>
        </w:r>
      </w:del>
    </w:p>
    <w:p>
      <w:pPr>
        <w:pStyle w:val="Normal"/>
        <w:rPr/>
      </w:pPr>
      <w:ins w:id="122" w:author="Unknown Author" w:date="2020-07-13T10:10:22Z">
        <w:r>
          <w:rPr/>
        </w:r>
      </w:ins>
    </w:p>
    <w:p>
      <w:pPr>
        <w:pStyle w:val="Heading1"/>
        <w:rPr>
          <w:del w:id="125" w:author="Unknown Author" w:date="2020-07-20T22:11:17Z"/>
        </w:rPr>
      </w:pPr>
      <w:del w:id="124" w:author="Unknown Author" w:date="2020-07-20T22:11:17Z">
        <w:r>
          <w:rPr/>
        </w:r>
      </w:del>
    </w:p>
    <w:p>
      <w:pPr>
        <w:pStyle w:val="Heading1"/>
        <w:rPr/>
      </w:pPr>
      <w:ins w:id="126" w:author="Unknown Author" w:date="2020-07-13T10:12:00Z">
        <w:r>
          <w:rPr/>
        </w:r>
      </w:ins>
    </w:p>
    <w:p>
      <w:pPr>
        <w:pStyle w:val="Heading2"/>
        <w:rPr/>
      </w:pPr>
      <w:ins w:id="128" w:author="Unknown Author" w:date="2020-07-20T22:13:54Z">
        <w:r>
          <w:rPr/>
        </w:r>
      </w:ins>
    </w:p>
    <w:p>
      <w:pPr>
        <w:pStyle w:val="Normal"/>
        <w:rPr/>
      </w:pPr>
      <w:ins w:id="130" w:author="Unknown Author" w:date="2020-07-20T22:11:25Z">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4406265" cy="1784350"/>
              <wp:effectExtent l="0" t="0" r="0" b="0"/>
              <wp:wrapTopAndBottom/>
              <wp:docPr id="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 descr=""/>
                      <pic:cNvPicPr>
                        <a:picLocks noChangeAspect="1" noChangeArrowheads="1"/>
                      </pic:cNvPicPr>
                    </pic:nvPicPr>
                    <pic:blipFill>
                      <a:blip r:embed="rId49"/>
                      <a:stretch>
                        <a:fillRect/>
                      </a:stretch>
                    </pic:blipFill>
                    <pic:spPr bwMode="auto">
                      <a:xfrm>
                        <a:off x="0" y="0"/>
                        <a:ext cx="4406265" cy="1784350"/>
                      </a:xfrm>
                      <a:prstGeom prst="rect">
                        <a:avLst/>
                      </a:prstGeom>
                    </pic:spPr>
                  </pic:pic>
                </a:graphicData>
              </a:graphic>
            </wp:anchor>
          </w:drawing>
        </w:r>
      </w:ins>
      <w:ins w:id="131" w:author="Unknown Author" w:date="2020-07-20T22:11:25Z">
        <w:r>
          <w:rPr/>
          <w:t>N</w:t>
        </w:r>
      </w:ins>
      <w:ins w:id="132" w:author="Unknown Author" w:date="2020-07-20T22:11:25Z">
        <w:r>
          <w:rPr/>
          <w:t>ext expand ‘Security Options’.</w:t>
        </w:r>
      </w:ins>
    </w:p>
    <w:p>
      <w:pPr>
        <w:pStyle w:val="Normal"/>
        <w:rPr/>
      </w:pPr>
      <w:ins w:id="134" w:author="Unknown Author" w:date="2020-07-20T22:12:41Z">
        <w:r>
          <w:rPr/>
          <w:drawing>
            <wp:anchor behindDoc="0" distT="0" distB="0" distL="0" distR="0" simplePos="0" locked="0" layoutInCell="1" allowOverlap="1" relativeHeight="40">
              <wp:simplePos x="0" y="0"/>
              <wp:positionH relativeFrom="column">
                <wp:align>center</wp:align>
              </wp:positionH>
              <wp:positionV relativeFrom="paragraph">
                <wp:posOffset>635</wp:posOffset>
              </wp:positionV>
              <wp:extent cx="3836670" cy="3044825"/>
              <wp:effectExtent l="0" t="0" r="0" b="0"/>
              <wp:wrapTopAndBottom/>
              <wp:docPr id="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descr=""/>
                      <pic:cNvPicPr>
                        <a:picLocks noChangeAspect="1" noChangeArrowheads="1"/>
                      </pic:cNvPicPr>
                    </pic:nvPicPr>
                    <pic:blipFill>
                      <a:blip r:embed="rId50"/>
                      <a:stretch>
                        <a:fillRect/>
                      </a:stretch>
                    </pic:blipFill>
                    <pic:spPr bwMode="auto">
                      <a:xfrm>
                        <a:off x="0" y="0"/>
                        <a:ext cx="3836670" cy="3044825"/>
                      </a:xfrm>
                      <a:prstGeom prst="rect">
                        <a:avLst/>
                      </a:prstGeom>
                    </pic:spPr>
                  </pic:pic>
                </a:graphicData>
              </a:graphic>
            </wp:anchor>
          </w:drawing>
        </w:r>
      </w:ins>
    </w:p>
    <w:p>
      <w:pPr>
        <w:pStyle w:val="Normal"/>
        <w:rPr/>
      </w:pPr>
      <w:ins w:id="136" w:author="Unknown Author" w:date="2020-07-13T10:10:22Z">
        <w:r>
          <w:rPr/>
        </w:r>
      </w:ins>
    </w:p>
    <w:p>
      <w:pPr>
        <w:pStyle w:val="Normal"/>
        <w:rPr/>
      </w:pPr>
      <w:ins w:id="138" w:author="Unknown Author" w:date="2020-07-13T10:10:22Z">
        <w:r>
          <w:rPr/>
          <w:t>Now  you can generate the installation token. You can specify up to 24 hours duration for the token before it expires.</w:t>
        </w:r>
      </w:ins>
    </w:p>
    <w:p>
      <w:pPr>
        <w:pStyle w:val="Normal"/>
        <w:rPr/>
      </w:pPr>
      <w:ins w:id="140" w:author="Unknown Author" w:date="2020-07-13T10:10:22Z">
        <w:r>
          <w:rPr/>
        </w:r>
      </w:ins>
    </w:p>
    <w:p>
      <w:pPr>
        <w:pStyle w:val="Heading1"/>
        <w:rPr>
          <w:rFonts w:ascii="Arial" w:hAnsi="Arial" w:eastAsia="Times New Roman" w:cs="Times New Roman"/>
          <w:color w:val="FF9900"/>
          <w:kern w:val="2"/>
          <w:sz w:val="36"/>
          <w:szCs w:val="24"/>
          <w:lang w:val="en-US" w:eastAsia="en-US" w:bidi="ar-SA"/>
          <w:ins w:id="143" w:author="Unknown Author" w:date="2020-07-13T10:10:22Z"/>
        </w:rPr>
      </w:pPr>
      <w:ins w:id="142" w:author="Unknown Author" w:date="2020-07-13T10:10:22Z">
        <w:r>
          <w:rPr>
            <w:rFonts w:eastAsia="Times New Roman" w:cs="Times New Roman"/>
            <w:color w:val="FF9900"/>
            <w:kern w:val="2"/>
            <w:sz w:val="36"/>
            <w:szCs w:val="24"/>
            <w:lang w:val="en-US" w:eastAsia="en-US" w:bidi="ar-SA"/>
          </w:rPr>
        </w:r>
      </w:ins>
    </w:p>
    <w:p>
      <w:pPr>
        <w:pStyle w:val="Heading1"/>
        <w:rPr/>
      </w:pPr>
      <w:ins w:id="144" w:author="Unknown Author" w:date="2020-07-13T10:10:22Z">
        <w:bookmarkStart w:id="28" w:name="_Toc2082383111"/>
        <w:r>
          <w:rPr>
            <w:rFonts w:eastAsia="Times New Roman" w:cs="Times New Roman"/>
            <w:color w:val="FF9900"/>
            <w:kern w:val="2"/>
            <w:sz w:val="36"/>
            <w:szCs w:val="24"/>
            <w:lang w:val="en-US" w:eastAsia="en-US" w:bidi="ar-SA"/>
          </w:rPr>
          <w:t>C</w:t>
        </w:r>
      </w:ins>
      <w:ins w:id="145" w:author="Unknown Author" w:date="2020-07-13T10:10:22Z">
        <w:bookmarkEnd w:id="28"/>
        <w:r>
          <w:rPr>
            <w:rFonts w:eastAsia="Times New Roman" w:cs="Times New Roman"/>
            <w:color w:val="FF9900"/>
            <w:kern w:val="2"/>
            <w:sz w:val="36"/>
            <w:szCs w:val="24"/>
            <w:lang w:val="en-US" w:eastAsia="en-US" w:bidi="ar-SA"/>
          </w:rPr>
          <w:t>reating an API Token</w:t>
        </w:r>
      </w:ins>
    </w:p>
    <w:p>
      <w:pPr>
        <w:pStyle w:val="Normal"/>
        <w:rPr/>
      </w:pPr>
      <w:ins w:id="147" w:author="Unknown Author" w:date="2020-07-13T10:10:22Z">
        <w:r>
          <w:rPr/>
          <w:t>You can create an long-lived API token without having to share your login credentials for an Atom/Molecule installation. If you are an administrator, follow the steps below to create an user API token:</w:t>
        </w:r>
      </w:ins>
    </w:p>
    <w:p>
      <w:pPr>
        <w:pStyle w:val="Normal"/>
        <w:rPr/>
      </w:pPr>
      <w:ins w:id="149" w:author="Unknown Author" w:date="2020-07-13T10:10:22Z">
        <w:r>
          <w:rPr/>
          <w:t xml:space="preserve">Click on Integration </w:t>
        </w:r>
      </w:ins>
      <w:ins w:id="150" w:author="Unknown Author" w:date="2020-07-13T10:10:22Z">
        <w:r>
          <w:rPr>
            <w:rFonts w:eastAsia="Times New Roman" w:cs="Times New Roman"/>
            <w:color w:val="212120"/>
            <w:kern w:val="2"/>
            <w:sz w:val="24"/>
            <w:szCs w:val="24"/>
            <w:lang w:val="en-US" w:eastAsia="en-US" w:bidi="ar-SA"/>
          </w:rPr>
          <w:t>→</w:t>
        </w:r>
      </w:ins>
      <w:ins w:id="151" w:author="Unknown Author" w:date="2020-07-13T10:10:22Z">
        <w:r>
          <w:rPr/>
          <w:t xml:space="preserve"> My User Settings </w:t>
        </w:r>
      </w:ins>
      <w:ins w:id="152" w:author="Unknown Author" w:date="2020-07-13T10:10:22Z">
        <w:r>
          <w:rPr>
            <w:rFonts w:eastAsia="Times New Roman" w:cs="Times New Roman"/>
            <w:color w:val="212120"/>
            <w:kern w:val="2"/>
            <w:sz w:val="24"/>
            <w:szCs w:val="24"/>
            <w:lang w:val="en-US" w:eastAsia="en-US" w:bidi="ar-SA"/>
          </w:rPr>
          <w:t>→</w:t>
        </w:r>
      </w:ins>
      <w:ins w:id="153" w:author="Unknown Author" w:date="2020-07-13T10:10:22Z">
        <w:r>
          <w:rPr/>
          <w:t xml:space="preserve"> AtomSphere API Tokens and select </w:t>
        </w:r>
      </w:ins>
      <w:ins w:id="154" w:author="Unknown Author" w:date="2020-07-14T09:46:05Z">
        <w:r>
          <w:rPr/>
          <w:t>‘Add New Token’.</w:t>
        </w:r>
      </w:ins>
    </w:p>
    <w:p>
      <w:pPr>
        <w:pStyle w:val="Normal"/>
        <w:rPr/>
      </w:pPr>
      <w:ins w:id="155" w:author="Unknown Author" w:date="2020-07-13T10:10:22Z">
        <w:r>
          <w:rPr/>
        </w:r>
      </w:ins>
    </w:p>
    <w:p>
      <w:pPr>
        <w:pStyle w:val="Normal"/>
        <w:rPr/>
      </w:pPr>
      <w:ins w:id="157" w:author="Unknown Author" w:date="2020-07-13T10:10:22Z">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490845" cy="1287780"/>
              <wp:effectExtent l="0" t="0" r="0" b="0"/>
              <wp:wrapTopAndBottom/>
              <wp:docPr id="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
                      <pic:cNvPicPr>
                        <a:picLocks noChangeAspect="1" noChangeArrowheads="1"/>
                      </pic:cNvPicPr>
                    </pic:nvPicPr>
                    <pic:blipFill>
                      <a:blip r:embed="rId51"/>
                      <a:stretch>
                        <a:fillRect/>
                      </a:stretch>
                    </pic:blipFill>
                    <pic:spPr bwMode="auto">
                      <a:xfrm>
                        <a:off x="0" y="0"/>
                        <a:ext cx="5490845" cy="1287780"/>
                      </a:xfrm>
                      <a:prstGeom prst="rect">
                        <a:avLst/>
                      </a:prstGeom>
                    </pic:spPr>
                  </pic:pic>
                </a:graphicData>
              </a:graphic>
            </wp:anchor>
          </w:drawing>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353685" cy="1311910"/>
              <wp:effectExtent l="0" t="0" r="0" b="0"/>
              <wp:wrapTopAndBottom/>
              <wp:docPr id="10"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 descr=""/>
                      <pic:cNvPicPr>
                        <a:picLocks noChangeAspect="1" noChangeArrowheads="1"/>
                      </pic:cNvPicPr>
                    </pic:nvPicPr>
                    <pic:blipFill>
                      <a:blip r:embed="rId52"/>
                      <a:stretch>
                        <a:fillRect/>
                      </a:stretch>
                    </pic:blipFill>
                    <pic:spPr bwMode="auto">
                      <a:xfrm>
                        <a:off x="0" y="0"/>
                        <a:ext cx="5353685" cy="1311910"/>
                      </a:xfrm>
                      <a:prstGeom prst="rect">
                        <a:avLst/>
                      </a:prstGeom>
                    </pic:spPr>
                  </pic:pic>
                </a:graphicData>
              </a:graphic>
            </wp:anchor>
          </w:drawing>
        </w:r>
      </w:ins>
    </w:p>
    <w:p>
      <w:pPr>
        <w:pStyle w:val="Heading1"/>
        <w:rPr/>
      </w:pPr>
      <w:ins w:id="159" w:author="Unknown Author" w:date="2020-07-13T11:23:05Z">
        <w:r>
          <w:rPr/>
        </w:r>
      </w:ins>
    </w:p>
    <w:p>
      <w:pPr>
        <w:pStyle w:val="Normal"/>
        <w:rPr/>
      </w:pPr>
      <w:ins w:id="161" w:author="Unknown Author" w:date="2020-07-13T11:23:05Z">
        <w:r>
          <w:rPr/>
        </w:r>
      </w:ins>
    </w:p>
    <w:p>
      <w:pPr>
        <w:pStyle w:val="Normal"/>
        <w:rPr/>
      </w:pPr>
      <w:ins w:id="163" w:author="Unknown Author" w:date="2020-07-13T11:23:05Z">
        <w:r>
          <w:rPr/>
        </w:r>
      </w:ins>
    </w:p>
    <w:p>
      <w:pPr>
        <w:pStyle w:val="Normal"/>
        <w:rPr/>
      </w:pPr>
      <w:ins w:id="165" w:author="Unknown Author" w:date="2020-07-13T11:23:05Z">
        <w:r>
          <w:rPr/>
        </w:r>
      </w:ins>
    </w:p>
    <w:p>
      <w:pPr>
        <w:pStyle w:val="Normal"/>
        <w:rPr/>
      </w:pPr>
      <w:ins w:id="167" w:author="Unknown Author" w:date="2020-07-13T11:23:05Z">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3528060" cy="2088515"/>
              <wp:effectExtent l="0" t="0" r="0" b="0"/>
              <wp:wrapTopAndBottom/>
              <wp:docPr id="1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
                      <pic:cNvPicPr>
                        <a:picLocks noChangeAspect="1" noChangeArrowheads="1"/>
                      </pic:cNvPicPr>
                    </pic:nvPicPr>
                    <pic:blipFill>
                      <a:blip r:embed="rId53"/>
                      <a:stretch>
                        <a:fillRect/>
                      </a:stretch>
                    </pic:blipFill>
                    <pic:spPr bwMode="auto">
                      <a:xfrm>
                        <a:off x="0" y="0"/>
                        <a:ext cx="3528060" cy="2088515"/>
                      </a:xfrm>
                      <a:prstGeom prst="rect">
                        <a:avLst/>
                      </a:prstGeom>
                    </pic:spPr>
                  </pic:pic>
                </a:graphicData>
              </a:graphic>
            </wp:anchor>
          </w:drawing>
        </w:r>
      </w:ins>
    </w:p>
    <w:p>
      <w:pPr>
        <w:pStyle w:val="Normal"/>
        <w:rPr/>
      </w:pPr>
      <w:ins w:id="169" w:author="Unknown Author" w:date="2020-07-13T11:23:05Z">
        <w:r>
          <w:rPr/>
          <w:t xml:space="preserve">Provide a unique name for the token then click </w:t>
        </w:r>
      </w:ins>
      <w:ins w:id="170" w:author="Unknown Author" w:date="2020-07-14T09:46:43Z">
        <w:r>
          <w:rPr/>
          <w:t>‘Generate Token’.</w:t>
        </w:r>
      </w:ins>
    </w:p>
    <w:p>
      <w:pPr>
        <w:pStyle w:val="Heading1"/>
        <w:rPr/>
      </w:pPr>
      <w:ins w:id="171" w:author="Unknown Author" w:date="2020-07-13T11:23:05Z">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2991485" cy="1745615"/>
              <wp:effectExtent l="0" t="0" r="0" b="0"/>
              <wp:wrapTopAndBottom/>
              <wp:docPr id="1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 descr=""/>
                      <pic:cNvPicPr>
                        <a:picLocks noChangeAspect="1" noChangeArrowheads="1"/>
                      </pic:cNvPicPr>
                    </pic:nvPicPr>
                    <pic:blipFill>
                      <a:blip r:embed="rId54"/>
                      <a:stretch>
                        <a:fillRect/>
                      </a:stretch>
                    </pic:blipFill>
                    <pic:spPr bwMode="auto">
                      <a:xfrm>
                        <a:off x="0" y="0"/>
                        <a:ext cx="2991485" cy="1745615"/>
                      </a:xfrm>
                      <a:prstGeom prst="rect">
                        <a:avLst/>
                      </a:prstGeom>
                    </pic:spPr>
                  </pic:pic>
                </a:graphicData>
              </a:graphic>
            </wp:anchor>
          </w:drawing>
        </w:r>
      </w:ins>
      <w:ins w:id="172" w:author="Unknown Author" w:date="2020-07-13T11:23:05Z">
        <w:r>
          <w:rPr/>
          <w:t>C</w:t>
        </w:r>
      </w:ins>
      <w:ins w:id="173" w:author="Unknown Author" w:date="2020-07-13T11:23:05Z">
        <w:r>
          <w:rPr/>
          <w:t>opy your token key value to a safe place. If you lose it, you will have to generate a new token and revoke the old one.</w:t>
        </w:r>
      </w:ins>
    </w:p>
    <w:p>
      <w:pPr>
        <w:pStyle w:val="Heading1"/>
        <w:rPr/>
      </w:pPr>
      <w:ins w:id="174" w:author="Unknown Author" w:date="2020-07-14T09:46:59Z">
        <w:r>
          <w:rPr/>
        </w:r>
      </w:ins>
    </w:p>
    <w:p>
      <w:pPr>
        <w:pStyle w:val="Heading1"/>
        <w:rPr/>
      </w:pPr>
      <w:bookmarkStart w:id="29" w:name="_Toc20823832"/>
      <w:r>
        <w:rPr/>
        <w:t>Troubleshooting</w:t>
      </w:r>
      <w:bookmarkEnd w:id="29"/>
    </w:p>
    <w:p>
      <w:pPr>
        <w:pStyle w:val="Normal"/>
        <w:spacing w:before="0" w:after="60"/>
        <w:rPr/>
      </w:pPr>
      <w:r>
        <w:rPr>
          <w:b/>
          <w:color w:val="F79646"/>
        </w:rPr>
        <w:t>Q.</w:t>
      </w:r>
      <w:r>
        <w:rPr/>
        <w:t xml:space="preserve"> I encountered a CREATE_FAILED error when I launched the Quick Start. </w:t>
      </w:r>
    </w:p>
    <w:p>
      <w:pPr>
        <w:pStyle w:val="Normal"/>
        <w:rPr/>
      </w:pPr>
      <w:r>
        <w:rPr>
          <w:b/>
          <w:color w:val="F79646"/>
        </w:rPr>
        <w:t>A.</w:t>
      </w:r>
      <w:r>
        <w:rPr>
          <w:color w:val="F79646"/>
        </w:rPr>
        <w:t xml:space="preserve"> </w:t>
      </w:r>
      <w:r>
        <w:rPr/>
        <w:t xml:space="preserve">If AWS CloudFormation fails to create the stack, we recommend that you relaunch the template with </w:t>
      </w:r>
      <w:r>
        <w:rPr>
          <w:b/>
        </w:rPr>
        <w:t>Rollback on failure</w:t>
      </w:r>
      <w:r>
        <w:rPr/>
        <w:t xml:space="preserve"> set to </w:t>
      </w:r>
      <w:r>
        <w:rPr>
          <w:b/>
        </w:rPr>
        <w:t>No</w:t>
      </w:r>
      <w:r>
        <w:rPr/>
        <w:t xml:space="preserve">. (This setting is under </w:t>
      </w:r>
      <w:r>
        <w:rPr>
          <w:b/>
        </w:rPr>
        <w:t>Advanced</w:t>
      </w:r>
      <w:r>
        <w:rPr/>
        <w:t xml:space="preserve"> in the AWS CloudFormation console, </w:t>
      </w:r>
      <w:r>
        <w:rPr>
          <w:b/>
        </w:rPr>
        <w:t>Options</w:t>
      </w:r>
      <w:r>
        <w:rPr/>
        <w:t xml:space="preserve"> page.) With this setting, the stack’s state will be retained and the instance will be left running, so you can troubleshoot the issue </w:t>
      </w:r>
      <w:sdt>
        <w:sdtPr>
          <w:id w:val="476274506"/>
        </w:sdtPr>
        <w:sdtContent>
          <w:r>
            <w:rPr/>
            <w:t xml:space="preserve">(check </w:t>
          </w:r>
          <w:r>
            <w:rPr>
              <w:rStyle w:val="CodeInline"/>
            </w:rPr>
            <w:t>/var/log/cloud-init-output.log</w:t>
          </w:r>
          <w:r>
            <w:rPr/>
            <w:t>).</w:t>
          </w:r>
          <w:ins w:id="176" w:author="Unknown Author" w:date="2020-07-14T09:48:02Z">
            <w:r>
              <w:rPr/>
              <w:t xml:space="preserve"> Also check </w:t>
            </w:r>
          </w:ins>
          <w:ins w:id="177" w:author="Unknown Author" w:date="2020-07-14T09:48:02Z">
            <w:r>
              <w:rPr>
                <w:i/>
                <w:iCs/>
              </w:rPr>
              <w:t>var</w:t>
            </w:r>
          </w:ins>
          <w:ins w:id="178" w:author="Unknown Author" w:date="2020-07-14T09:48:02Z">
            <w:r>
              <w:rPr>
                <w:i w:val="false"/>
                <w:iCs w:val="false"/>
              </w:rPr>
              <w:t>log/cfn-init.log for errors.</w:t>
            </w:r>
          </w:ins>
        </w:sdtContent>
      </w:sdt>
    </w:p>
    <w:p>
      <w:pPr>
        <w:pStyle w:val="Note"/>
        <w:rPr/>
      </w:pPr>
      <w:r>
        <w:rPr>
          <w:b/>
        </w:rPr>
        <w:t>Important</w:t>
      </w:r>
      <w:r>
        <w:rPr/>
        <w:t xml:space="preserve">   When you set </w:t>
      </w:r>
      <w:r>
        <w:rPr>
          <w:b/>
        </w:rPr>
        <w:t>Rollback on failure</w:t>
      </w:r>
      <w:r>
        <w:rPr/>
        <w:t xml:space="preserve"> to </w:t>
      </w:r>
      <w:r>
        <w:rPr>
          <w:b/>
        </w:rPr>
        <w:t>No</w:t>
      </w:r>
      <w:r>
        <w:rPr/>
        <w:t>, you will continue to incur AWS charges for this stack. Please make sure to delete the stack when you finish troubleshooting.</w:t>
      </w:r>
    </w:p>
    <w:p>
      <w:pPr>
        <w:pStyle w:val="Normal"/>
        <w:spacing w:before="280" w:after="280"/>
        <w:rPr/>
      </w:pPr>
      <w:r>
        <w:rPr/>
        <w:t xml:space="preserve">For additional information, see </w:t>
      </w:r>
      <w:hyperlink r:id="rId55">
        <w:r>
          <w:rPr>
            <w:color w:val="0000FF"/>
            <w:u w:val="single"/>
          </w:rPr>
          <w:t>Troubleshooting AWS CloudFormation</w:t>
        </w:r>
      </w:hyperlink>
      <w:r>
        <w:rPr/>
        <w:t xml:space="preserve"> on the AWS website. </w:t>
      </w:r>
    </w:p>
    <w:p>
      <w:pPr>
        <w:pStyle w:val="Normal"/>
        <w:spacing w:before="0" w:after="60"/>
        <w:rPr/>
      </w:pPr>
      <w:r>
        <w:rPr>
          <w:b/>
          <w:color w:val="F79646"/>
        </w:rPr>
        <w:t>Q.</w:t>
      </w:r>
      <w:r>
        <w:rPr/>
        <w:t xml:space="preserve"> I encountered a size limitation error when I deployed the AWS CloudFormation templates.</w:t>
      </w:r>
    </w:p>
    <w:p>
      <w:pPr>
        <w:pStyle w:val="Normal"/>
        <w:spacing w:before="0" w:after="400"/>
        <w:rPr/>
      </w:pPr>
      <w:r>
        <w:rPr>
          <w:b/>
          <w:color w:val="F79646"/>
        </w:rPr>
        <w:t>A.</w:t>
      </w:r>
      <w:r>
        <w:rPr>
          <w:color w:val="F79646"/>
        </w:rPr>
        <w:t xml:space="preserve"> </w:t>
      </w:r>
      <w:r>
        <w:rPr/>
        <w:t xml:space="preserve">We recommend that you launch the Quick Start templates from the links in this guide or from another S3 bucket. If you deploy the templates from a local copy on your computer or from a non-S3 location, you might encounter template size limitations when you create the stack. For more information about AWS CloudFormation limits, see the </w:t>
      </w:r>
      <w:hyperlink r:id="rId56">
        <w:r>
          <w:rPr>
            <w:color w:val="0000FF"/>
            <w:u w:val="single"/>
          </w:rPr>
          <w:t>AWS documentation</w:t>
        </w:r>
      </w:hyperlink>
      <w:r>
        <w:rPr/>
        <w:t>.</w:t>
      </w:r>
    </w:p>
    <w:p>
      <w:pPr>
        <w:pStyle w:val="Heading1"/>
        <w:rPr/>
      </w:pPr>
      <w:bookmarkStart w:id="30" w:name="_Toc20823833"/>
      <w:r>
        <w:rPr/>
        <w:t>Send us feedback</w:t>
      </w:r>
      <w:bookmarkEnd w:id="30"/>
    </w:p>
    <w:p>
      <w:pPr>
        <w:pStyle w:val="Normal"/>
        <w:spacing w:before="0" w:after="400"/>
        <w:rPr/>
      </w:pPr>
      <w:r>
        <w:rPr/>
        <w:t xml:space="preserve">To post feedback, submit feature ideas, or report bugs, use the </w:t>
      </w:r>
      <w:r>
        <w:rPr>
          <w:b/>
        </w:rPr>
        <w:t>Issues</w:t>
      </w:r>
      <w:r>
        <w:rPr/>
        <w:t xml:space="preserve"> section of the </w:t>
      </w:r>
      <w:hyperlink r:id="rId57">
        <w:r>
          <w:rPr>
            <w:color w:val="0000FF"/>
            <w:u w:val="single"/>
          </w:rPr>
          <w:t>GitHub repository</w:t>
        </w:r>
      </w:hyperlink>
      <w:r>
        <w:rPr/>
        <w:t xml:space="preserve"> for this Quick Start. If you’d like to submit code, please review the </w:t>
      </w:r>
      <w:hyperlink r:id="rId58">
        <w:r>
          <w:rPr>
            <w:color w:val="0000FF"/>
            <w:u w:val="single"/>
          </w:rPr>
          <w:t>Quick Start Contributor’s Guide</w:t>
        </w:r>
      </w:hyperlink>
      <w:r>
        <w:rPr/>
        <w:t>.</w:t>
      </w:r>
    </w:p>
    <w:p>
      <w:pPr>
        <w:pStyle w:val="Heading1"/>
        <w:rPr/>
      </w:pPr>
      <w:bookmarkStart w:id="31" w:name="_Toc20823834"/>
      <w:r>
        <w:rPr/>
        <w:t>Additional resources</w:t>
      </w:r>
      <w:bookmarkEnd w:id="31"/>
    </w:p>
    <w:p>
      <w:pPr>
        <w:pStyle w:val="Normal"/>
        <w:spacing w:before="0" w:after="120"/>
        <w:rPr>
          <w:b/>
          <w:b/>
        </w:rPr>
      </w:pPr>
      <w:bookmarkStart w:id="32" w:name="_heading=h.3as4poj"/>
      <w:bookmarkEnd w:id="32"/>
      <w:r>
        <w:rPr>
          <w:b/>
        </w:rPr>
        <w:t>AWS resources</w:t>
      </w:r>
    </w:p>
    <w:p>
      <w:pPr>
        <w:pStyle w:val="Normal"/>
        <w:numPr>
          <w:ilvl w:val="0"/>
          <w:numId w:val="1"/>
        </w:numPr>
        <w:spacing w:lineRule="auto" w:line="240" w:before="0" w:after="140"/>
        <w:rPr/>
      </w:pPr>
      <w:hyperlink r:id="rId59">
        <w:r>
          <w:rPr>
            <w:color w:val="0000FF"/>
            <w:u w:val="single"/>
          </w:rPr>
          <w:t>Getting Started Resource Center</w:t>
        </w:r>
      </w:hyperlink>
    </w:p>
    <w:p>
      <w:pPr>
        <w:pStyle w:val="Normal"/>
        <w:numPr>
          <w:ilvl w:val="0"/>
          <w:numId w:val="1"/>
        </w:numPr>
        <w:spacing w:lineRule="auto" w:line="240" w:before="0" w:after="140"/>
        <w:rPr/>
      </w:pPr>
      <w:hyperlink r:id="rId60">
        <w:r>
          <w:rPr>
            <w:color w:val="0000FF"/>
            <w:u w:val="single"/>
          </w:rPr>
          <w:t>AWS General Reference</w:t>
        </w:r>
      </w:hyperlink>
    </w:p>
    <w:p>
      <w:pPr>
        <w:pStyle w:val="Normal"/>
        <w:numPr>
          <w:ilvl w:val="0"/>
          <w:numId w:val="1"/>
        </w:numPr>
        <w:spacing w:lineRule="auto" w:line="240" w:before="0" w:after="140"/>
        <w:rPr/>
      </w:pPr>
      <w:hyperlink r:id="rId61">
        <w:r>
          <w:rPr>
            <w:color w:val="0000FF"/>
            <w:u w:val="single"/>
          </w:rPr>
          <w:t>AWS Glossary</w:t>
        </w:r>
      </w:hyperlink>
    </w:p>
    <w:p>
      <w:pPr>
        <w:pStyle w:val="Normal"/>
        <w:keepNext w:val="true"/>
        <w:spacing w:before="280" w:after="120"/>
        <w:rPr>
          <w:b/>
          <w:b/>
        </w:rPr>
      </w:pPr>
      <w:r>
        <w:rPr>
          <w:b/>
        </w:rPr>
        <w:t>AWS services</w:t>
      </w:r>
    </w:p>
    <w:p>
      <w:pPr>
        <w:pStyle w:val="Normal"/>
        <w:numPr>
          <w:ilvl w:val="0"/>
          <w:numId w:val="1"/>
        </w:numPr>
        <w:spacing w:lineRule="auto" w:line="240" w:before="0" w:after="140"/>
        <w:rPr/>
      </w:pPr>
      <w:hyperlink r:id="rId62">
        <w:r>
          <w:rPr>
            <w:color w:val="0000FF"/>
            <w:u w:val="single"/>
          </w:rPr>
          <w:t>AWS CloudFormation</w:t>
        </w:r>
      </w:hyperlink>
    </w:p>
    <w:p>
      <w:pPr>
        <w:pStyle w:val="Normal"/>
        <w:numPr>
          <w:ilvl w:val="0"/>
          <w:numId w:val="1"/>
        </w:numPr>
        <w:spacing w:lineRule="auto" w:line="240" w:before="0" w:after="140"/>
        <w:rPr/>
      </w:pPr>
      <w:hyperlink r:id="rId63">
        <w:r>
          <w:rPr>
            <w:color w:val="0000FF"/>
            <w:u w:val="single"/>
          </w:rPr>
          <w:t>Amazon EBS</w:t>
        </w:r>
      </w:hyperlink>
    </w:p>
    <w:p>
      <w:pPr>
        <w:pStyle w:val="Normal"/>
        <w:numPr>
          <w:ilvl w:val="0"/>
          <w:numId w:val="1"/>
        </w:numPr>
        <w:spacing w:lineRule="auto" w:line="240" w:before="0" w:after="140"/>
        <w:rPr/>
      </w:pPr>
      <w:hyperlink r:id="rId64">
        <w:r>
          <w:rPr>
            <w:color w:val="0000FF"/>
            <w:u w:val="single"/>
          </w:rPr>
          <w:t>Amazon EC2</w:t>
        </w:r>
      </w:hyperlink>
    </w:p>
    <w:p>
      <w:pPr>
        <w:pStyle w:val="Normal"/>
        <w:numPr>
          <w:ilvl w:val="0"/>
          <w:numId w:val="1"/>
        </w:numPr>
        <w:spacing w:lineRule="auto" w:line="240" w:before="0" w:after="140"/>
        <w:rPr/>
      </w:pPr>
      <w:hyperlink r:id="rId65">
        <w:r>
          <w:rPr>
            <w:color w:val="0000FF"/>
            <w:u w:val="single"/>
          </w:rPr>
          <w:t>IAM</w:t>
        </w:r>
      </w:hyperlink>
    </w:p>
    <w:p>
      <w:pPr>
        <w:pStyle w:val="Normal"/>
        <w:numPr>
          <w:ilvl w:val="0"/>
          <w:numId w:val="1"/>
        </w:numPr>
        <w:spacing w:lineRule="auto" w:line="240" w:before="0" w:after="140"/>
        <w:rPr/>
      </w:pPr>
      <w:hyperlink r:id="rId66">
        <w:r>
          <w:rPr>
            <w:color w:val="0000FF"/>
            <w:u w:val="single"/>
          </w:rPr>
          <w:t>Amazon VPC</w:t>
        </w:r>
      </w:hyperlink>
    </w:p>
    <w:p>
      <w:pPr>
        <w:pStyle w:val="Normal"/>
        <w:numPr>
          <w:ilvl w:val="0"/>
          <w:numId w:val="1"/>
        </w:numPr>
        <w:spacing w:lineRule="auto" w:line="240" w:before="0" w:after="140"/>
        <w:rPr/>
      </w:pPr>
      <w:hyperlink r:id="rId67">
        <w:r>
          <w:rPr>
            <w:rStyle w:val="InternetLink"/>
          </w:rPr>
          <w:t>Amazon EFS</w:t>
        </w:r>
      </w:hyperlink>
    </w:p>
    <w:p>
      <w:pPr>
        <w:pStyle w:val="Normal"/>
        <w:numPr>
          <w:ilvl w:val="0"/>
          <w:numId w:val="1"/>
        </w:numPr>
        <w:spacing w:lineRule="auto" w:line="240" w:before="0" w:after="140"/>
        <w:rPr/>
      </w:pPr>
      <w:hyperlink r:id="rId68">
        <w:r>
          <w:rPr>
            <w:rStyle w:val="InternetLink"/>
          </w:rPr>
          <w:t>Amazon CloudWatch</w:t>
        </w:r>
      </w:hyperlink>
    </w:p>
    <w:p>
      <w:pPr>
        <w:pStyle w:val="Normal"/>
        <w:numPr>
          <w:ilvl w:val="0"/>
          <w:numId w:val="1"/>
        </w:numPr>
        <w:spacing w:lineRule="auto" w:line="240" w:before="0" w:after="140"/>
        <w:rPr/>
      </w:pPr>
      <w:hyperlink r:id="rId69">
        <w:r>
          <w:rPr>
            <w:rStyle w:val="InternetLink"/>
          </w:rPr>
          <w:t>Elastic Load Balancing</w:t>
        </w:r>
      </w:hyperlink>
    </w:p>
    <w:p>
      <w:pPr>
        <w:pStyle w:val="Normal"/>
        <w:numPr>
          <w:ilvl w:val="0"/>
          <w:numId w:val="1"/>
        </w:numPr>
        <w:spacing w:lineRule="auto" w:line="240" w:before="0" w:after="140"/>
        <w:rPr/>
      </w:pPr>
      <w:hyperlink r:id="rId70">
        <w:r>
          <w:rPr>
            <w:rStyle w:val="InternetLink"/>
          </w:rPr>
          <w:t>AWS KMS</w:t>
        </w:r>
      </w:hyperlink>
    </w:p>
    <w:p>
      <w:pPr>
        <w:pStyle w:val="Normal"/>
        <w:spacing w:lineRule="auto" w:line="240" w:before="280" w:after="120"/>
        <w:ind w:left="360" w:hanging="360"/>
        <w:rPr/>
      </w:pPr>
      <w:r>
        <w:rPr>
          <w:b/>
        </w:rPr>
        <w:t>Dell Boomi documentation</w:t>
      </w:r>
    </w:p>
    <w:p>
      <w:pPr>
        <w:pStyle w:val="Normal"/>
        <w:numPr>
          <w:ilvl w:val="0"/>
          <w:numId w:val="1"/>
        </w:numPr>
        <w:spacing w:lineRule="auto" w:line="240" w:before="0" w:after="120"/>
        <w:rPr>
          <w:b/>
          <w:b/>
        </w:rPr>
      </w:pPr>
      <w:hyperlink r:id="rId71">
        <w:r>
          <w:rPr>
            <w:color w:val="0000FF"/>
            <w:u w:val="single"/>
          </w:rPr>
          <w:t>Dell Boomi User’s Guide</w:t>
        </w:r>
      </w:hyperlink>
    </w:p>
    <w:p>
      <w:pPr>
        <w:pStyle w:val="Normal"/>
        <w:spacing w:lineRule="auto" w:line="240" w:before="280" w:after="120"/>
        <w:ind w:left="360" w:hanging="360"/>
        <w:rPr>
          <w:b/>
          <w:b/>
        </w:rPr>
      </w:pPr>
      <w:r>
        <w:rPr>
          <w:b/>
        </w:rPr>
        <w:t>Other Quick Start reference deployments</w:t>
      </w:r>
    </w:p>
    <w:p>
      <w:pPr>
        <w:pStyle w:val="Normal"/>
        <w:numPr>
          <w:ilvl w:val="0"/>
          <w:numId w:val="1"/>
        </w:numPr>
        <w:spacing w:lineRule="auto" w:line="240" w:before="0" w:after="400"/>
        <w:rPr/>
      </w:pPr>
      <w:hyperlink r:id="rId72">
        <w:r>
          <w:rPr>
            <w:color w:val="0000FF"/>
            <w:u w:val="single"/>
          </w:rPr>
          <w:t>AWS Quick Start home page</w:t>
        </w:r>
      </w:hyperlink>
    </w:p>
    <w:p>
      <w:pPr>
        <w:pStyle w:val="Heading1"/>
        <w:rPr/>
      </w:pPr>
      <w:bookmarkStart w:id="33" w:name="_Toc20823835"/>
      <w:r>
        <w:rPr/>
        <w:t>Document revisions</w:t>
      </w:r>
      <w:bookmarkEnd w:id="33"/>
    </w:p>
    <w:tbl>
      <w:tblPr>
        <w:tblStyle w:val="AWS"/>
        <w:tblW w:w="9216" w:type="dxa"/>
        <w:jc w:val="left"/>
        <w:tblInd w:w="108" w:type="dxa"/>
        <w:tblCellMar>
          <w:top w:w="0" w:type="dxa"/>
          <w:left w:w="108" w:type="dxa"/>
          <w:bottom w:w="0" w:type="dxa"/>
          <w:right w:w="108" w:type="dxa"/>
        </w:tblCellMar>
        <w:tblLook w:noVBand="1" w:val="04a0" w:noHBand="0" w:lastColumn="0" w:firstColumn="1" w:lastRow="0" w:firstRow="1"/>
      </w:tblPr>
      <w:tblGrid>
        <w:gridCol w:w="2250"/>
        <w:gridCol w:w="4176"/>
        <w:gridCol w:w="2790"/>
      </w:tblGrid>
      <w:tr>
        <w:trPr>
          <w:tblHeader w:val="true"/>
          <w:cnfStyle w:val="100000000000" w:firstRow="1" w:lastRow="0" w:firstColumn="0" w:lastColumn="0" w:oddVBand="0" w:evenVBand="0" w:oddHBand="0" w:evenHBand="0" w:firstRowFirstColumn="0" w:firstRowLastColumn="0" w:lastRowFirstColumn="0" w:lastRowLastColumn="0"/>
        </w:trPr>
        <w:tc>
          <w:tcPr>
            <w:tcW w:w="2250" w:type="dxa"/>
            <w:cnfStyle w:val="001000000000" w:firstRow="0" w:lastRow="0" w:firstColumn="1" w:lastColumn="0" w:oddVBand="0" w:evenVBand="0" w:oddHBand="0" w:evenHBand="0" w:firstRowFirstColumn="0" w:firstRowLastColumn="0" w:lastRowFirstColumn="0" w:lastRowLastColumn="0"/>
            <w:tcBorders/>
            <w:shd w:color="auto" w:fill="CBD5E9" w:val="clear"/>
          </w:tcPr>
          <w:p>
            <w:pPr>
              <w:pStyle w:val="Tabletext"/>
              <w:spacing w:before="60" w:after="60"/>
              <w:rPr>
                <w:rFonts w:ascii="Georgia" w:hAnsi="Georgia"/>
              </w:rPr>
            </w:pPr>
            <w:r>
              <w:rPr>
                <w:b/>
              </w:rPr>
              <w:t>Date</w:t>
            </w:r>
          </w:p>
        </w:tc>
        <w:tc>
          <w:tcPr>
            <w:tcW w:w="4176" w:type="dxa"/>
            <w:tcBorders/>
            <w:shd w:color="auto" w:fill="CBD5E9" w:val="clear"/>
          </w:tcPr>
          <w:p>
            <w:pPr>
              <w:pStyle w:val="Tabletext"/>
              <w:spacing w:before="60" w:after="60"/>
              <w:cnfStyle w:val="100000000000" w:firstRow="1" w:lastRow="0" w:firstColumn="0" w:lastColumn="0" w:oddVBand="0" w:evenVBand="0" w:oddHBand="0" w:evenHBand="0" w:firstRowFirstColumn="0" w:firstRowLastColumn="0" w:lastRowFirstColumn="0" w:lastRowLastColumn="0"/>
              <w:rPr>
                <w:rFonts w:ascii="Georgia" w:hAnsi="Georgia"/>
              </w:rPr>
            </w:pPr>
            <w:r>
              <w:rPr>
                <w:b/>
              </w:rPr>
              <w:t>Change</w:t>
            </w:r>
          </w:p>
        </w:tc>
        <w:tc>
          <w:tcPr>
            <w:tcW w:w="2790" w:type="dxa"/>
            <w:tcBorders/>
            <w:shd w:color="auto" w:fill="CBD5E9" w:val="clear"/>
          </w:tcPr>
          <w:p>
            <w:pPr>
              <w:pStyle w:val="Tabletext"/>
              <w:spacing w:before="60" w:after="60"/>
              <w:cnfStyle w:val="100000000000" w:firstRow="1" w:lastRow="0" w:firstColumn="0" w:lastColumn="0" w:oddVBand="0" w:evenVBand="0" w:oddHBand="0" w:evenHBand="0" w:firstRowFirstColumn="0" w:firstRowLastColumn="0" w:lastRowFirstColumn="0" w:lastRowLastColumn="0"/>
              <w:rPr>
                <w:rFonts w:ascii="Georgia" w:hAnsi="Georgia"/>
              </w:rPr>
            </w:pPr>
            <w:r>
              <w:rPr>
                <w:b/>
              </w:rPr>
              <w:t>In sections</w:t>
            </w:r>
          </w:p>
        </w:tc>
      </w:tr>
      <w:tr>
        <w:trPr/>
        <w:tc>
          <w:tcPr>
            <w:tcW w:w="2250" w:type="dxa"/>
            <w:cnfStyle w:val="001000000000" w:firstRow="0" w:lastRow="0" w:firstColumn="1" w:lastColumn="0" w:oddVBand="0" w:evenVBand="0" w:oddHBand="0" w:evenHBand="0" w:firstRowFirstColumn="0" w:firstRowLastColumn="0" w:lastRowFirstColumn="0" w:lastRowLastColumn="0"/>
            <w:tcBorders/>
          </w:tcPr>
          <w:p>
            <w:pPr>
              <w:pStyle w:val="Tabletext"/>
              <w:spacing w:before="60" w:after="60"/>
              <w:rPr>
                <w:rFonts w:ascii="Georgia" w:hAnsi="Georgia"/>
                <w:color w:val="C00000"/>
              </w:rPr>
            </w:pPr>
            <w:r>
              <w:rPr>
                <w:b/>
              </w:rPr>
              <w:t>October 2019</w:t>
            </w:r>
          </w:p>
        </w:tc>
        <w:tc>
          <w:tcPr>
            <w:tcW w:w="4176" w:type="dxa"/>
            <w:tcBorders/>
          </w:tcPr>
          <w:p>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Georgia" w:hAnsi="Georgia"/>
              </w:rPr>
            </w:pPr>
            <w:r>
              <w:rPr/>
              <w:t>Initial publication</w:t>
            </w:r>
          </w:p>
        </w:tc>
        <w:tc>
          <w:tcPr>
            <w:tcW w:w="2790" w:type="dxa"/>
            <w:tcBorders/>
          </w:tcPr>
          <w:p>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Georgia" w:hAnsi="Georgia"/>
              </w:rPr>
            </w:pPr>
            <w:r>
              <w:rPr/>
              <w:t>—</w:t>
            </w:r>
          </w:p>
        </w:tc>
      </w:tr>
    </w:tbl>
    <w:p>
      <w:pPr>
        <w:pStyle w:val="Normal"/>
        <w:rPr/>
      </w:pPr>
      <w:r>
        <w:rPr/>
      </w:r>
    </w:p>
    <w:p>
      <w:pPr>
        <w:pStyle w:val="Normal"/>
        <w:spacing w:lineRule="auto" w:line="240" w:before="0" w:after="280"/>
        <w:rPr/>
      </w:pPr>
      <w:r>
        <w:rPr/>
        <mc:AlternateContent>
          <mc:Choice Requires="wps">
            <w:drawing>
              <wp:anchor behindDoc="0" distT="365760" distB="365760" distL="0" distR="0" simplePos="0" locked="0" layoutInCell="1" allowOverlap="1" relativeHeight="2" wp14:anchorId="28577335">
                <wp:simplePos x="0" y="0"/>
                <wp:positionH relativeFrom="margin">
                  <wp:align>left</wp:align>
                </wp:positionH>
                <wp:positionV relativeFrom="paragraph">
                  <wp:posOffset>-4754880</wp:posOffset>
                </wp:positionV>
                <wp:extent cx="6172200" cy="4573905"/>
                <wp:effectExtent l="0" t="0" r="0" b="0"/>
                <wp:wrapTopAndBottom/>
                <wp:docPr id="13" name="Rectangle 151"/>
                <a:graphic xmlns:a="http://schemas.openxmlformats.org/drawingml/2006/main">
                  <a:graphicData uri="http://schemas.microsoft.com/office/word/2010/wordprocessingShape">
                    <wps:wsp>
                      <wps:cNvSpPr/>
                      <wps:spPr>
                        <a:xfrm>
                          <a:off x="0" y="0"/>
                          <a:ext cx="6171480" cy="4573440"/>
                        </a:xfrm>
                        <a:prstGeom prst="rect">
                          <a:avLst/>
                        </a:prstGeom>
                        <a:noFill/>
                        <a:ln>
                          <a:noFill/>
                        </a:ln>
                      </wps:spPr>
                      <wps:style>
                        <a:lnRef idx="0"/>
                        <a:fillRef idx="0"/>
                        <a:effectRef idx="0"/>
                        <a:fontRef idx="minor"/>
                      </wps:style>
                      <wps:txbx>
                        <w:txbxContent>
                          <w:p>
                            <w:pPr>
                              <w:pStyle w:val="FrameContents"/>
                              <w:spacing w:lineRule="auto" w:line="240" w:before="0" w:after="400"/>
                              <w:rPr/>
                            </w:pPr>
                            <w:r>
                              <w:rPr/>
                              <w:t>© 2019, Amazon Web Services, Inc. or its affiliates. All rights reserved.</w:t>
                            </w:r>
                          </w:p>
                          <w:p>
                            <w:pPr>
                              <w:pStyle w:val="FrameContents"/>
                              <w:spacing w:lineRule="auto" w:line="240" w:before="280" w:after="140"/>
                              <w:rPr/>
                            </w:pPr>
                            <w:r>
                              <w:rPr/>
                              <w:t>Purchase of AWS services from AWS does not entitle any user to rights to use Dell Boomi Integration services. Each such service is sold and offered separately.  Dell Boomi reserves the right to modify the functionality of any of its services in Dell Boomi’s sole discretion in the future.</w:t>
                            </w:r>
                          </w:p>
                          <w:p>
                            <w:pPr>
                              <w:pStyle w:val="FrameContents"/>
                              <w:spacing w:before="280" w:after="140"/>
                              <w:rPr/>
                            </w:pPr>
                            <w:r>
                              <w:rPr>
                                <w:b/>
                                <w:color w:val="262626"/>
                                <w:sz w:val="20"/>
                                <w:u w:val="single"/>
                              </w:rPr>
                              <w:t>Notices</w:t>
                            </w:r>
                            <w:r>
                              <w:rPr>
                                <w:color w:val="262626"/>
                                <w:sz w:val="20"/>
                              </w:rPr>
                              <w:t xml:space="preserve"> </w:t>
                            </w:r>
                          </w:p>
                          <w:p>
                            <w:pPr>
                              <w:pStyle w:val="FrameContents"/>
                              <w:rPr/>
                            </w:pPr>
                            <w:r>
                              <w:rPr>
                                <w:color w:val="262626"/>
                                <w:sz w:val="20"/>
                              </w:rPr>
                              <w:t>This document is provided for informational purposes only. It represents AWS’s current product offerings and practices as of the date of issue of this document, which are subject to change without notice. Customers are responsible for making their own independent assessment of the information in this document and any use of AWS’s products or services, each of which is provided “as is” without warranty of any kind, whether express or implied. This document does not create any warranties, representations, contractual commitments, conditions or assurances from AWS, its affiliates, suppliers or licensors. The responsibilities and liabilities of AWS to its customers are controlled by AWS agreements, and this document is not part of, nor does it modify, any agreement between AWS and its customers.</w:t>
                            </w:r>
                          </w:p>
                          <w:p>
                            <w:pPr>
                              <w:pStyle w:val="FrameContents"/>
                              <w:spacing w:before="0" w:after="280"/>
                              <w:rPr>
                                <w:color w:val="262626"/>
                                <w:sz w:val="20"/>
                              </w:rPr>
                            </w:pPr>
                            <w:r>
                              <w:rPr>
                                <w:color w:val="262626"/>
                                <w:sz w:val="20"/>
                              </w:rPr>
                              <w:t xml:space="preserve">The software included with this paper is licensed under the Apache License, Version 2.0 (the "License"). You may not use this file except in compliance with the License. A copy of the License is located at </w:t>
                            </w:r>
                            <w:r>
                              <w:rPr>
                                <w:color w:val="0000FF"/>
                                <w:sz w:val="20"/>
                                <w:u w:val="single"/>
                              </w:rPr>
                              <w:t>http://aws.amazon.com/apache2.0/</w:t>
                            </w:r>
                            <w:r>
                              <w:rPr>
                                <w:color w:val="0000FF"/>
                                <w:sz w:val="20"/>
                              </w:rPr>
                              <w:t xml:space="preserve"> </w:t>
                            </w:r>
                            <w:r>
                              <w:rPr>
                                <w:color w:val="262626"/>
                                <w:sz w:val="20"/>
                              </w:rPr>
                              <w:t>or in the "license" file accompanying this file. This code is distributed on an "AS IS" BASIS, WITHOUT WARRANTIES OR CONDITIONS OF ANY KIND, either express or implied. See the License for the specific language governing permissions and limitations under the License.</w:t>
                            </w:r>
                          </w:p>
                        </w:txbxContent>
                      </wps:txbx>
                      <wps:bodyPr lIns="0" rIns="0" tIns="0" bIns="0">
                        <a:noAutofit/>
                      </wps:bodyPr>
                    </wps:wsp>
                  </a:graphicData>
                </a:graphic>
                <wp14:sizeRelH relativeFrom="margin">
                  <wp14:pctWidth>100000</wp14:pctWidth>
                </wp14:sizeRelH>
              </wp:anchor>
            </w:drawing>
          </mc:Choice>
          <mc:Fallback>
            <w:pict>
              <v:rect id="shape_0" ID="Rectangle 151" stroked="f" style="position:absolute;margin-left:0pt;margin-top:-374.4pt;width:485.9pt;height:360.05pt;mso-position-horizontal:left;mso-position-horizontal-relative:margin" wp14:anchorId="28577335">
                <w10:wrap type="square"/>
                <v:fill o:detectmouseclick="t" on="false"/>
                <v:stroke color="#3465a4" joinstyle="round" endcap="flat"/>
                <v:textbox>
                  <w:txbxContent>
                    <w:p>
                      <w:pPr>
                        <w:pStyle w:val="FrameContents"/>
                        <w:spacing w:lineRule="auto" w:line="240" w:before="0" w:after="400"/>
                        <w:rPr/>
                      </w:pPr>
                      <w:r>
                        <w:rPr/>
                        <w:t>© 2019, Amazon Web Services, Inc. or its affiliates. All rights reserved.</w:t>
                      </w:r>
                    </w:p>
                    <w:p>
                      <w:pPr>
                        <w:pStyle w:val="FrameContents"/>
                        <w:spacing w:lineRule="auto" w:line="240" w:before="280" w:after="140"/>
                        <w:rPr/>
                      </w:pPr>
                      <w:r>
                        <w:rPr/>
                        <w:t>Purchase of AWS services from AWS does not entitle any user to rights to use Dell Boomi Integration services. Each such service is sold and offered separately.  Dell Boomi reserves the right to modify the functionality of any of its services in Dell Boomi’s sole discretion in the future.</w:t>
                      </w:r>
                    </w:p>
                    <w:p>
                      <w:pPr>
                        <w:pStyle w:val="FrameContents"/>
                        <w:spacing w:before="280" w:after="140"/>
                        <w:rPr/>
                      </w:pPr>
                      <w:r>
                        <w:rPr>
                          <w:b/>
                          <w:color w:val="262626"/>
                          <w:sz w:val="20"/>
                          <w:u w:val="single"/>
                        </w:rPr>
                        <w:t>Notices</w:t>
                      </w:r>
                      <w:r>
                        <w:rPr>
                          <w:color w:val="262626"/>
                          <w:sz w:val="20"/>
                        </w:rPr>
                        <w:t xml:space="preserve"> </w:t>
                      </w:r>
                    </w:p>
                    <w:p>
                      <w:pPr>
                        <w:pStyle w:val="FrameContents"/>
                        <w:rPr/>
                      </w:pPr>
                      <w:r>
                        <w:rPr>
                          <w:color w:val="262626"/>
                          <w:sz w:val="20"/>
                        </w:rPr>
                        <w:t>This document is provided for informational purposes only. It represents AWS’s current product offerings and practices as of the date of issue of this document, which are subject to change without notice. Customers are responsible for making their own independent assessment of the information in this document and any use of AWS’s products or services, each of which is provided “as is” without warranty of any kind, whether express or implied. This document does not create any warranties, representations, contractual commitments, conditions or assurances from AWS, its affiliates, suppliers or licensors. The responsibilities and liabilities of AWS to its customers are controlled by AWS agreements, and this document is not part of, nor does it modify, any agreement between AWS and its customers.</w:t>
                      </w:r>
                    </w:p>
                    <w:p>
                      <w:pPr>
                        <w:pStyle w:val="FrameContents"/>
                        <w:spacing w:before="0" w:after="280"/>
                        <w:rPr>
                          <w:color w:val="262626"/>
                          <w:sz w:val="20"/>
                        </w:rPr>
                      </w:pPr>
                      <w:r>
                        <w:rPr>
                          <w:color w:val="262626"/>
                          <w:sz w:val="20"/>
                        </w:rPr>
                        <w:t xml:space="preserve">The software included with this paper is licensed under the Apache License, Version 2.0 (the "License"). You may not use this file except in compliance with the License. A copy of the License is located at </w:t>
                      </w:r>
                      <w:r>
                        <w:rPr>
                          <w:color w:val="0000FF"/>
                          <w:sz w:val="20"/>
                          <w:u w:val="single"/>
                        </w:rPr>
                        <w:t>http://aws.amazon.com/apache2.0/</w:t>
                      </w:r>
                      <w:r>
                        <w:rPr>
                          <w:color w:val="0000FF"/>
                          <w:sz w:val="20"/>
                        </w:rPr>
                        <w:t xml:space="preserve"> </w:t>
                      </w:r>
                      <w:r>
                        <w:rPr>
                          <w:color w:val="262626"/>
                          <w:sz w:val="20"/>
                        </w:rPr>
                        <w:t>or in the "license" file accompanying this file. This code is distributed on an "AS IS" BASIS, WITHOUT WARRANTIES OR CONDITIONS OF ANY KIND, either express or implied. See the License for the specific language governing permissions and limitations under the License.</w:t>
                      </w:r>
                    </w:p>
                  </w:txbxContent>
                </v:textbox>
              </v:rect>
            </w:pict>
          </mc:Fallback>
        </mc:AlternateContent>
      </w:r>
    </w:p>
    <w:sectPr>
      <w:headerReference w:type="default" r:id="rId73"/>
      <w:headerReference w:type="first" r:id="rId74"/>
      <w:footerReference w:type="default" r:id="rId75"/>
      <w:footerReference w:type="first" r:id="rId76"/>
      <w:type w:val="nextPage"/>
      <w:pgSz w:w="12240" w:h="15840"/>
      <w:pgMar w:left="1440" w:right="1080" w:header="720" w:top="1440" w:footer="720" w:bottom="1440" w:gutter="0"/>
      <w:pgNumType w:start="1" w:fmt="decimal"/>
      <w:formProt w:val="false"/>
      <w:titlePg/>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Georgia">
    <w:charset w:val="01"/>
    <w:family w:val="roman"/>
    <w:pitch w:val="variable"/>
  </w:font>
  <w:font w:name="Arial">
    <w:charset w:val="01"/>
    <w:family w:val="roman"/>
    <w:pitch w:val="variable"/>
  </w:font>
  <w:font w:name="Cambria">
    <w:charset w:val="01"/>
    <w:family w:val="roman"/>
    <w:pitch w:val="variable"/>
  </w:font>
  <w:font w:name="Calibri">
    <w:charset w:val="01"/>
    <w:family w:val="roman"/>
    <w:pitch w:val="variable"/>
  </w:font>
  <w:font w:name="Tahoma">
    <w:charset w:val="01"/>
    <w:family w:val="roman"/>
    <w:pitch w:val="variable"/>
  </w:font>
  <w:font w:name="Courier New">
    <w:charset w:val="01"/>
    <w:family w:val="roman"/>
    <w:pitch w:val="variable"/>
  </w:font>
  <w:font w:name="Consolas">
    <w:charset w:val="01"/>
    <w:family w:val="roman"/>
    <w:pitch w:val="variable"/>
  </w:font>
  <w:font w:name="Liberation Sans">
    <w:altName w:val="Arial"/>
    <w:charset w:val="01"/>
    <w:family w:val="roman"/>
    <w:pitch w:val="variable"/>
  </w:font>
  <w:font w:name="Verdana">
    <w:charset w:val="01"/>
    <w:family w:val="roman"/>
    <w:pitch w:val="variable"/>
  </w:font>
  <w:font w:name="Times New Roman">
    <w:charset w:val="01"/>
    <w:family w:val="roman"/>
    <w:pitch w:val="variable"/>
  </w:font>
  <w:font w:name="Noto Sans Symbols">
    <w:charset w:val="01"/>
    <w:family w:val="auto"/>
    <w:pitch w:val="default"/>
  </w:font>
  <w:font w:name="OpenSymbol">
    <w:altName w:val="Arial Unicode MS"/>
    <w:charset w:val="02"/>
    <w:family w:val="auto"/>
    <w:pitch w:val="variable"/>
  </w:font>
  <w:font w:name="Calibri">
    <w:charset w:val="01"/>
    <w:family w:val="auto"/>
    <w:pitch w:val="default"/>
  </w:font>
  <w:font w:name="Courier New">
    <w:charset w:val="01"/>
    <w:family w:val="auto"/>
    <w:pitch w:val="default"/>
  </w:font>
  <w:font w:name="Wingdings">
    <w:charset w:val="02"/>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720"/>
        <w:tab w:val="right" w:pos="9720" w:leader="none"/>
      </w:tabs>
      <w:spacing w:lineRule="auto" w:line="240" w:before="140" w:after="0"/>
      <w:rPr>
        <w:rFonts w:ascii="Calibri" w:hAnsi="Calibri" w:eastAsia="Calibri" w:cs="Calibri"/>
        <w:color w:val="000000"/>
        <w:sz w:val="22"/>
        <w:szCs w:val="22"/>
      </w:rPr>
    </w:pPr>
    <w:r>
      <w:rPr>
        <w:rFonts w:eastAsia="Calibri" w:cs="Calibri" w:ascii="Calibri" w:hAnsi="Calibri"/>
        <w:color w:val="000000"/>
        <w:sz w:val="22"/>
        <w:szCs w:val="22"/>
      </w:rPr>
      <w:t xml:space="preserve">Page </w:t>
    </w:r>
    <w:r>
      <w:rPr>
        <w:rFonts w:eastAsia="Calibri" w:cs="Calibri" w:ascii="Calibri" w:hAnsi="Calibri"/>
        <w:color w:val="000000"/>
        <w:sz w:val="22"/>
        <w:szCs w:val="22"/>
      </w:rPr>
      <w:fldChar w:fldCharType="begin"/>
    </w:r>
    <w:r>
      <w:rPr>
        <w:sz w:val="22"/>
        <w:szCs w:val="22"/>
        <w:rFonts w:eastAsia="Calibri" w:cs="Calibri" w:ascii="Calibri" w:hAnsi="Calibri"/>
        <w:color w:val="000000"/>
      </w:rPr>
      <w:instrText> PAGE </w:instrText>
    </w:r>
    <w:r>
      <w:rPr>
        <w:sz w:val="22"/>
        <w:szCs w:val="22"/>
        <w:rFonts w:eastAsia="Calibri" w:cs="Calibri" w:ascii="Calibri" w:hAnsi="Calibri"/>
        <w:color w:val="000000"/>
      </w:rPr>
      <w:fldChar w:fldCharType="separate"/>
    </w:r>
    <w:r>
      <w:rPr>
        <w:sz w:val="22"/>
        <w:szCs w:val="22"/>
        <w:rFonts w:eastAsia="Calibri" w:cs="Calibri" w:ascii="Calibri" w:hAnsi="Calibri"/>
        <w:color w:val="000000"/>
      </w:rPr>
      <w:t>1</w:t>
    </w:r>
    <w:r>
      <w:rPr>
        <w:sz w:val="22"/>
        <w:szCs w:val="22"/>
        <w:rFonts w:eastAsia="Calibri" w:cs="Calibri" w:ascii="Calibri" w:hAnsi="Calibri"/>
        <w:color w:val="000000"/>
      </w:rPr>
      <w:fldChar w:fldCharType="end"/>
    </w:r>
    <w:r>
      <w:rPr>
        <w:rFonts w:eastAsia="Calibri" w:cs="Calibri" w:ascii="Calibri" w:hAnsi="Calibri"/>
        <w:color w:val="000000"/>
        <w:sz w:val="22"/>
        <w:szCs w:val="22"/>
      </w:rPr>
      <w:t xml:space="preserve"> of </w:t>
    </w:r>
    <w:r>
      <w:rPr>
        <w:rFonts w:eastAsia="Calibri" w:cs="Calibri" w:ascii="Calibri" w:hAnsi="Calibri"/>
        <w:color w:val="000000"/>
        <w:sz w:val="22"/>
        <w:szCs w:val="22"/>
      </w:rPr>
      <w:fldChar w:fldCharType="begin"/>
    </w:r>
    <w:r>
      <w:rPr>
        <w:sz w:val="22"/>
        <w:szCs w:val="22"/>
        <w:rFonts w:eastAsia="Calibri" w:cs="Calibri" w:ascii="Calibri" w:hAnsi="Calibri"/>
        <w:color w:val="000000"/>
      </w:rPr>
      <w:instrText> NUMPAGES </w:instrText>
    </w:r>
    <w:r>
      <w:rPr>
        <w:sz w:val="22"/>
        <w:szCs w:val="22"/>
        <w:rFonts w:eastAsia="Calibri" w:cs="Calibri" w:ascii="Calibri" w:hAnsi="Calibri"/>
        <w:color w:val="000000"/>
      </w:rPr>
      <w:fldChar w:fldCharType="separate"/>
    </w:r>
    <w:r>
      <w:rPr>
        <w:sz w:val="22"/>
        <w:szCs w:val="22"/>
        <w:rFonts w:eastAsia="Calibri" w:cs="Calibri" w:ascii="Calibri" w:hAnsi="Calibri"/>
        <w:color w:val="000000"/>
      </w:rPr>
      <w:t>25</w:t>
    </w:r>
    <w:r>
      <w:rPr>
        <w:sz w:val="22"/>
        <w:szCs w:val="22"/>
        <w:rFonts w:eastAsia="Calibri" w:cs="Calibri" w:ascii="Calibri" w:hAnsi="Calibri"/>
        <w:color w:val="000000"/>
      </w:rPr>
      <w:fldChar w:fldCharType="end"/>
    </w:r>
    <w:r>
      <w:rPr>
        <w:rFonts w:eastAsia="Calibri" w:cs="Calibri" w:ascii="Calibri" w:hAnsi="Calibri"/>
        <w:color w:val="000000"/>
        <w:sz w:val="36"/>
        <w:szCs w:val="36"/>
        <w:vertAlign w:val="subscript"/>
      </w:rPr>
      <w:tab/>
    </w:r>
    <w:r>
      <w:rPr/>
      <w:drawing>
        <wp:inline distT="0" distB="0" distL="0" distR="0">
          <wp:extent cx="457200" cy="266700"/>
          <wp:effectExtent l="0" t="0" r="0" b="0"/>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1"/>
                  <a:stretch>
                    <a:fillRect/>
                  </a:stretch>
                </pic:blipFill>
                <pic:spPr bwMode="auto">
                  <a:xfrm>
                    <a:off x="0" y="0"/>
                    <a:ext cx="457200" cy="266700"/>
                  </a:xfrm>
                  <a:prstGeom prst="rect">
                    <a:avLst/>
                  </a:prstGeom>
                </pic:spPr>
              </pic:pic>
            </a:graphicData>
          </a:graphic>
        </wp:inline>
      </w:drawing>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720"/>
        <w:tab w:val="right" w:pos="9720" w:leader="none"/>
      </w:tabs>
      <w:spacing w:lineRule="auto" w:line="240" w:before="140" w:after="0"/>
      <w:rPr>
        <w:rFonts w:ascii="Calibri" w:hAnsi="Calibri" w:eastAsia="Calibri" w:cs="Calibri"/>
        <w:color w:val="000000"/>
        <w:sz w:val="22"/>
        <w:szCs w:val="22"/>
      </w:rPr>
    </w:pPr>
    <w:r>
      <w:rPr>
        <w:rFonts w:eastAsia="Calibri" w:cs="Calibri" w:ascii="Calibri" w:hAnsi="Calibri"/>
        <w:color w:val="000000"/>
        <w:sz w:val="22"/>
        <w:szCs w:val="22"/>
      </w:rPr>
      <w:t xml:space="preserve">Page </w:t>
    </w:r>
    <w:r>
      <w:rPr>
        <w:rFonts w:eastAsia="Calibri" w:cs="Calibri" w:ascii="Calibri" w:hAnsi="Calibri"/>
        <w:color w:val="000000"/>
        <w:sz w:val="22"/>
        <w:szCs w:val="22"/>
      </w:rPr>
      <w:fldChar w:fldCharType="begin"/>
    </w:r>
    <w:r>
      <w:rPr>
        <w:sz w:val="22"/>
        <w:szCs w:val="22"/>
        <w:rFonts w:eastAsia="Calibri" w:cs="Calibri" w:ascii="Calibri" w:hAnsi="Calibri"/>
        <w:color w:val="000000"/>
      </w:rPr>
      <w:instrText> PAGE </w:instrText>
    </w:r>
    <w:r>
      <w:rPr>
        <w:sz w:val="22"/>
        <w:szCs w:val="22"/>
        <w:rFonts w:eastAsia="Calibri" w:cs="Calibri" w:ascii="Calibri" w:hAnsi="Calibri"/>
        <w:color w:val="000000"/>
      </w:rPr>
      <w:fldChar w:fldCharType="separate"/>
    </w:r>
    <w:r>
      <w:rPr>
        <w:sz w:val="22"/>
        <w:szCs w:val="22"/>
        <w:rFonts w:eastAsia="Calibri" w:cs="Calibri" w:ascii="Calibri" w:hAnsi="Calibri"/>
        <w:color w:val="000000"/>
      </w:rPr>
      <w:t>23</w:t>
    </w:r>
    <w:r>
      <w:rPr>
        <w:sz w:val="22"/>
        <w:szCs w:val="22"/>
        <w:rFonts w:eastAsia="Calibri" w:cs="Calibri" w:ascii="Calibri" w:hAnsi="Calibri"/>
        <w:color w:val="000000"/>
      </w:rPr>
      <w:fldChar w:fldCharType="end"/>
    </w:r>
    <w:r>
      <w:rPr>
        <w:rFonts w:eastAsia="Calibri" w:cs="Calibri" w:ascii="Calibri" w:hAnsi="Calibri"/>
        <w:color w:val="000000"/>
        <w:sz w:val="22"/>
        <w:szCs w:val="22"/>
      </w:rPr>
      <w:t xml:space="preserve"> of </w:t>
    </w:r>
    <w:r>
      <w:rPr>
        <w:rFonts w:eastAsia="Calibri" w:cs="Calibri" w:ascii="Calibri" w:hAnsi="Calibri"/>
        <w:color w:val="000000"/>
        <w:sz w:val="22"/>
        <w:szCs w:val="22"/>
      </w:rPr>
      <w:fldChar w:fldCharType="begin"/>
    </w:r>
    <w:r>
      <w:rPr>
        <w:sz w:val="22"/>
        <w:szCs w:val="22"/>
        <w:rFonts w:eastAsia="Calibri" w:cs="Calibri" w:ascii="Calibri" w:hAnsi="Calibri"/>
        <w:color w:val="000000"/>
      </w:rPr>
      <w:instrText> NUMPAGES </w:instrText>
    </w:r>
    <w:r>
      <w:rPr>
        <w:sz w:val="22"/>
        <w:szCs w:val="22"/>
        <w:rFonts w:eastAsia="Calibri" w:cs="Calibri" w:ascii="Calibri" w:hAnsi="Calibri"/>
        <w:color w:val="000000"/>
      </w:rPr>
      <w:fldChar w:fldCharType="separate"/>
    </w:r>
    <w:r>
      <w:rPr>
        <w:sz w:val="22"/>
        <w:szCs w:val="22"/>
        <w:rFonts w:eastAsia="Calibri" w:cs="Calibri" w:ascii="Calibri" w:hAnsi="Calibri"/>
        <w:color w:val="000000"/>
      </w:rPr>
      <w:t>25</w:t>
    </w:r>
    <w:r>
      <w:rPr>
        <w:sz w:val="22"/>
        <w:szCs w:val="22"/>
        <w:rFonts w:eastAsia="Calibri" w:cs="Calibri" w:ascii="Calibri" w:hAnsi="Calibri"/>
        <w:color w:val="000000"/>
      </w:rPr>
      <w:fldChar w:fldCharType="end"/>
    </w:r>
    <w:r>
      <w:rPr>
        <w:rFonts w:eastAsia="Calibri" w:cs="Calibri" w:ascii="Calibri" w:hAnsi="Calibri"/>
        <w:color w:val="000000"/>
        <w:sz w:val="36"/>
        <w:szCs w:val="36"/>
        <w:vertAlign w:val="subscript"/>
      </w:rPr>
      <w:tab/>
    </w:r>
    <w:r>
      <w:rPr/>
      <w:drawing>
        <wp:inline distT="0" distB="0" distL="0" distR="0">
          <wp:extent cx="457200" cy="266700"/>
          <wp:effectExtent l="0" t="0" r="0" b="0"/>
          <wp:docPr id="1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 descr=""/>
                  <pic:cNvPicPr>
                    <a:picLocks noChangeAspect="1" noChangeArrowheads="1"/>
                  </pic:cNvPicPr>
                </pic:nvPicPr>
                <pic:blipFill>
                  <a:blip r:embed="rId1"/>
                  <a:stretch>
                    <a:fillRect/>
                  </a:stretch>
                </pic:blipFill>
                <pic:spPr bwMode="auto">
                  <a:xfrm>
                    <a:off x="0" y="0"/>
                    <a:ext cx="457200" cy="266700"/>
                  </a:xfrm>
                  <a:prstGeom prst="rect">
                    <a:avLst/>
                  </a:prstGeom>
                </pic:spPr>
              </pic:pic>
            </a:graphicData>
          </a:graphic>
        </wp:inline>
      </w:drawing>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720"/>
        <w:tab w:val="right" w:pos="9720" w:leader="none"/>
      </w:tabs>
      <w:spacing w:lineRule="auto" w:line="240" w:before="140" w:after="0"/>
      <w:rPr>
        <w:rFonts w:ascii="Calibri" w:hAnsi="Calibri" w:eastAsia="Calibri" w:cs="Calibri"/>
        <w:color w:val="000000"/>
        <w:sz w:val="22"/>
        <w:szCs w:val="22"/>
      </w:rPr>
    </w:pPr>
    <w:r>
      <mc:AlternateContent>
        <mc:Choice Requires="wps">
          <w:drawing>
            <wp:anchor behindDoc="1" distT="0" distB="0" distL="0" distR="0" simplePos="0" locked="0" layoutInCell="1" allowOverlap="1" relativeHeight="3" wp14:anchorId="3F1B5A6E">
              <wp:simplePos x="0" y="0"/>
              <wp:positionH relativeFrom="page">
                <wp:posOffset>0</wp:posOffset>
              </wp:positionH>
              <wp:positionV relativeFrom="page">
                <wp:posOffset>9601200</wp:posOffset>
              </wp:positionV>
              <wp:extent cx="7774305" cy="268605"/>
              <wp:effectExtent l="0" t="0" r="0" b="0"/>
              <wp:wrapNone/>
              <wp:docPr id="16" name="MSIPCM9a3847c78ecf41a15d525253" descr="{&quot;HashCode&quot;:-1913046509,&quot;Height&quot;:792.0,&quot;Width&quot;:612.0,&quot;Placement&quot;:&quot;Footer&quot;,&quot;Index&quot;:&quot;FirstPage&quot;,&quot;Section&quot;:1,&quot;Top&quot;:0.0,&quot;Left&quot;:0.0}"/>
              <a:graphic xmlns:a="http://schemas.openxmlformats.org/drawingml/2006/main">
                <a:graphicData uri="http://schemas.microsoft.com/office/word/2010/wordprocessingShape">
                  <wps:wsp>
                    <wps:cNvSpPr/>
                    <wps:spPr>
                      <a:xfrm>
                        <a:off x="0" y="0"/>
                        <a:ext cx="7773840" cy="267840"/>
                      </a:xfrm>
                      <a:prstGeom prst="rect">
                        <a:avLst/>
                      </a:prstGeom>
                      <a:noFill/>
                      <a:ln w="6480">
                        <a:noFill/>
                      </a:ln>
                    </wps:spPr>
                    <wps:style>
                      <a:lnRef idx="0"/>
                      <a:fillRef idx="0"/>
                      <a:effectRef idx="0"/>
                      <a:fontRef idx="minor"/>
                    </wps:style>
                    <wps:txbx>
                      <w:txbxContent>
                        <w:p>
                          <w:pPr>
                            <w:pStyle w:val="FrameContents"/>
                            <w:spacing w:before="0" w:after="0"/>
                            <w:rPr>
                              <w:rFonts w:ascii="Calibri" w:hAnsi="Calibri" w:cs="Calibri"/>
                              <w:color w:val="7F7F7F"/>
                              <w:sz w:val="12"/>
                            </w:rPr>
                          </w:pPr>
                          <w:r>
                            <w:rPr>
                              <w:rFonts w:cs="Calibri" w:ascii="Calibri" w:hAnsi="Calibri"/>
                              <w:color w:val="7F7F7F"/>
                              <w:sz w:val="12"/>
                            </w:rPr>
                            <w:t>Internal Use - Confidential</w:t>
                          </w:r>
                        </w:p>
                      </w:txbxContent>
                    </wps:txbx>
                    <wps:bodyPr lIns="254160" tIns="0" bIns="0" anchor="b">
                      <a:noAutofit/>
                    </wps:bodyPr>
                  </wps:wsp>
                </a:graphicData>
              </a:graphic>
            </wp:anchor>
          </w:drawing>
        </mc:Choice>
        <mc:Fallback>
          <w:pict>
            <v:rect id="shape_0" ID="MSIPCM9a3847c78ecf41a15d525253" stroked="f" style="position:absolute;margin-left:0pt;margin-top:756pt;width:612.05pt;height:21.05pt;mso-position-horizontal-relative:page;mso-position-vertical-relative:page" wp14:anchorId="3F1B5A6E">
              <w10:wrap type="square"/>
              <v:fill o:detectmouseclick="t" on="false"/>
              <v:stroke color="#3465a4" weight="6480" joinstyle="round" endcap="flat"/>
              <v:textbox>
                <w:txbxContent>
                  <w:p>
                    <w:pPr>
                      <w:pStyle w:val="FrameContents"/>
                      <w:spacing w:before="0" w:after="0"/>
                      <w:rPr>
                        <w:rFonts w:ascii="Calibri" w:hAnsi="Calibri" w:cs="Calibri"/>
                        <w:color w:val="7F7F7F"/>
                        <w:sz w:val="12"/>
                      </w:rPr>
                    </w:pPr>
                    <w:r>
                      <w:rPr>
                        <w:rFonts w:cs="Calibri" w:ascii="Calibri" w:hAnsi="Calibri"/>
                        <w:color w:val="7F7F7F"/>
                        <w:sz w:val="12"/>
                      </w:rPr>
                      <w:t>Internal Use - Confidential</w:t>
                    </w:r>
                  </w:p>
                </w:txbxContent>
              </v:textbox>
            </v:rect>
          </w:pict>
        </mc:Fallback>
      </mc:AlternateContent>
    </w:r>
    <w:r>
      <w:rPr>
        <w:rFonts w:eastAsia="Calibri" w:cs="Calibri" w:ascii="Calibri" w:hAnsi="Calibri"/>
        <w:color w:val="000000"/>
        <w:sz w:val="22"/>
        <w:szCs w:val="22"/>
      </w:rPr>
      <w:t xml:space="preserve">Page </w:t>
    </w:r>
    <w:r>
      <w:rPr>
        <w:rFonts w:eastAsia="Calibri" w:cs="Calibri" w:ascii="Calibri" w:hAnsi="Calibri"/>
        <w:color w:val="000000"/>
        <w:sz w:val="22"/>
        <w:szCs w:val="22"/>
      </w:rPr>
      <w:fldChar w:fldCharType="begin"/>
    </w:r>
    <w:r>
      <w:rPr>
        <w:sz w:val="22"/>
        <w:szCs w:val="22"/>
        <w:rFonts w:eastAsia="Calibri" w:cs="Calibri" w:ascii="Calibri" w:hAnsi="Calibri"/>
        <w:color w:val="000000"/>
      </w:rPr>
      <w:instrText> PAGE </w:instrText>
    </w:r>
    <w:r>
      <w:rPr>
        <w:sz w:val="22"/>
        <w:szCs w:val="22"/>
        <w:rFonts w:eastAsia="Calibri" w:cs="Calibri" w:ascii="Calibri" w:hAnsi="Calibri"/>
        <w:color w:val="000000"/>
      </w:rPr>
      <w:fldChar w:fldCharType="separate"/>
    </w:r>
    <w:r>
      <w:rPr>
        <w:sz w:val="22"/>
        <w:szCs w:val="22"/>
        <w:rFonts w:eastAsia="Calibri" w:cs="Calibri" w:ascii="Calibri" w:hAnsi="Calibri"/>
        <w:color w:val="000000"/>
      </w:rPr>
      <w:t>1</w:t>
    </w:r>
    <w:r>
      <w:rPr>
        <w:sz w:val="22"/>
        <w:szCs w:val="22"/>
        <w:rFonts w:eastAsia="Calibri" w:cs="Calibri" w:ascii="Calibri" w:hAnsi="Calibri"/>
        <w:color w:val="000000"/>
      </w:rPr>
      <w:fldChar w:fldCharType="end"/>
    </w:r>
    <w:r>
      <w:rPr>
        <w:rFonts w:eastAsia="Calibri" w:cs="Calibri" w:ascii="Calibri" w:hAnsi="Calibri"/>
        <w:color w:val="000000"/>
        <w:sz w:val="22"/>
        <w:szCs w:val="22"/>
      </w:rPr>
      <w:t xml:space="preserve"> of </w:t>
    </w:r>
    <w:r>
      <w:rPr>
        <w:rFonts w:eastAsia="Calibri" w:cs="Calibri" w:ascii="Calibri" w:hAnsi="Calibri"/>
        <w:color w:val="000000"/>
        <w:sz w:val="22"/>
        <w:szCs w:val="22"/>
      </w:rPr>
      <w:fldChar w:fldCharType="begin"/>
    </w:r>
    <w:r>
      <w:rPr>
        <w:sz w:val="22"/>
        <w:szCs w:val="22"/>
        <w:rFonts w:eastAsia="Calibri" w:cs="Calibri" w:ascii="Calibri" w:hAnsi="Calibri"/>
        <w:color w:val="000000"/>
      </w:rPr>
      <w:instrText> NUMPAGES </w:instrText>
    </w:r>
    <w:r>
      <w:rPr>
        <w:sz w:val="22"/>
        <w:szCs w:val="22"/>
        <w:rFonts w:eastAsia="Calibri" w:cs="Calibri" w:ascii="Calibri" w:hAnsi="Calibri"/>
        <w:color w:val="000000"/>
      </w:rPr>
      <w:fldChar w:fldCharType="separate"/>
    </w:r>
    <w:r>
      <w:rPr>
        <w:sz w:val="22"/>
        <w:szCs w:val="22"/>
        <w:rFonts w:eastAsia="Calibri" w:cs="Calibri" w:ascii="Calibri" w:hAnsi="Calibri"/>
        <w:color w:val="000000"/>
      </w:rPr>
      <w:t>25</w:t>
    </w:r>
    <w:r>
      <w:rPr>
        <w:sz w:val="22"/>
        <w:szCs w:val="22"/>
        <w:rFonts w:eastAsia="Calibri" w:cs="Calibri" w:ascii="Calibri" w:hAnsi="Calibri"/>
        <w:color w:val="000000"/>
      </w:rPr>
      <w:fldChar w:fldCharType="end"/>
    </w:r>
    <w:r>
      <w:rPr>
        <w:rFonts w:eastAsia="Calibri" w:cs="Calibri" w:ascii="Calibri" w:hAnsi="Calibri"/>
        <w:color w:val="000000"/>
        <w:sz w:val="36"/>
        <w:szCs w:val="36"/>
        <w:vertAlign w:val="subscript"/>
      </w:rPr>
      <w:tab/>
    </w:r>
    <w:r>
      <w:rPr/>
      <w:drawing>
        <wp:inline distT="0" distB="0" distL="0" distR="0">
          <wp:extent cx="457200" cy="266700"/>
          <wp:effectExtent l="0" t="0" r="0" b="0"/>
          <wp:docPr id="1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 descr=""/>
                  <pic:cNvPicPr>
                    <a:picLocks noChangeAspect="1" noChangeArrowheads="1"/>
                  </pic:cNvPicPr>
                </pic:nvPicPr>
                <pic:blipFill>
                  <a:blip r:embed="rId1"/>
                  <a:stretch>
                    <a:fillRect/>
                  </a:stretch>
                </pic:blipFill>
                <pic:spPr bwMode="auto">
                  <a:xfrm>
                    <a:off x="0" y="0"/>
                    <a:ext cx="457200" cy="266700"/>
                  </a:xfrm>
                  <a:prstGeom prst="rect">
                    <a:avLst/>
                  </a:prstGeom>
                </pic:spPr>
              </pic:pic>
            </a:graphicData>
          </a:graphic>
        </wp:inline>
      </w:drawing>
    </w:r>
  </w:p>
  <w:p>
    <w:pPr>
      <w:pStyle w:val="Normal"/>
      <w:tabs>
        <w:tab w:val="clear" w:pos="720"/>
        <w:tab w:val="right" w:pos="8424" w:leader="none"/>
      </w:tabs>
      <w:spacing w:lineRule="auto" w:line="240" w:before="140" w:after="0"/>
      <w:rPr>
        <w:rFonts w:ascii="Calibri" w:hAnsi="Calibri" w:eastAsia="Calibri" w:cs="Calibri"/>
        <w:color w:val="000000"/>
        <w:sz w:val="22"/>
        <w:szCs w:val="22"/>
      </w:rPr>
    </w:pPr>
    <w:r>
      <w:rPr>
        <w:rFonts w:eastAsia="Calibri" w:cs="Calibri" w:ascii="Calibri" w:hAnsi="Calibri"/>
        <w:color w:val="000000"/>
        <w:sz w:val="22"/>
        <w:szCs w:val="22"/>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pBdr>
        <w:bottom w:val="single" w:sz="4" w:space="4" w:color="000000"/>
      </w:pBdr>
      <w:tabs>
        <w:tab w:val="clear" w:pos="720"/>
        <w:tab w:val="right" w:pos="9720" w:leader="none"/>
      </w:tabs>
      <w:spacing w:lineRule="auto" w:line="240" w:before="280" w:after="280"/>
      <w:rPr>
        <w:rFonts w:ascii="Calibri" w:hAnsi="Calibri" w:eastAsia="Calibri" w:cs="Calibri"/>
        <w:color w:val="A6A6A6"/>
        <w:sz w:val="22"/>
        <w:szCs w:val="22"/>
      </w:rPr>
    </w:pPr>
    <w:r>
      <w:rPr>
        <w:rFonts w:eastAsia="Calibri" w:cs="Calibri" w:ascii="Calibri" w:hAnsi="Calibri"/>
        <w:color w:val="000000"/>
        <w:sz w:val="22"/>
        <w:szCs w:val="22"/>
      </w:rPr>
      <w:t>Amazon Web Services – Dell Boomi</w:t>
    </w:r>
    <w:r>
      <w:rPr>
        <w:rFonts w:eastAsia="Calibri" w:cs="Calibri" w:ascii="Calibri" w:hAnsi="Calibri"/>
        <w:color w:val="A6A6A6"/>
        <w:sz w:val="22"/>
        <w:szCs w:val="22"/>
      </w:rPr>
      <w:t xml:space="preserve"> </w:t>
    </w:r>
    <w:r>
      <w:rPr>
        <w:rFonts w:eastAsia="Calibri" w:cs="Calibri" w:ascii="Calibri" w:hAnsi="Calibri"/>
        <w:color w:val="000000"/>
        <w:sz w:val="22"/>
        <w:szCs w:val="22"/>
      </w:rPr>
      <w:t>Molecule on the AWS Cloud</w:t>
      <w:tab/>
      <w:t>October</w:t>
    </w:r>
    <w:r>
      <w:rPr>
        <w:rFonts w:eastAsia="Calibri" w:cs="Calibri" w:ascii="Calibri" w:hAnsi="Calibri"/>
        <w:color w:val="A6A6A6"/>
        <w:sz w:val="22"/>
        <w:szCs w:val="22"/>
      </w:rPr>
      <w:t xml:space="preserve"> </w:t>
    </w:r>
    <w:r>
      <w:rPr>
        <w:rFonts w:eastAsia="Calibri" w:cs="Calibri" w:ascii="Calibri" w:hAnsi="Calibri"/>
        <w:color w:val="000000"/>
        <w:sz w:val="22"/>
        <w:szCs w:val="22"/>
      </w:rPr>
      <w:t>2019</w: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pBdr>
        <w:bottom w:val="single" w:sz="4" w:space="4" w:color="000000"/>
      </w:pBdr>
      <w:tabs>
        <w:tab w:val="clear" w:pos="720"/>
        <w:tab w:val="right" w:pos="9720" w:leader="none"/>
      </w:tabs>
      <w:spacing w:lineRule="auto" w:line="240" w:before="280" w:after="280"/>
      <w:rPr>
        <w:rFonts w:ascii="Calibri" w:hAnsi="Calibri" w:eastAsia="Calibri" w:cs="Calibri"/>
        <w:color w:val="A6A6A6"/>
        <w:sz w:val="22"/>
        <w:szCs w:val="22"/>
      </w:rPr>
    </w:pPr>
    <w:r>
      <w:rPr>
        <w:rFonts w:eastAsia="Calibri" w:cs="Calibri" w:ascii="Calibri" w:hAnsi="Calibri"/>
        <w:color w:val="000000"/>
        <w:sz w:val="22"/>
        <w:szCs w:val="22"/>
      </w:rPr>
      <w:t>Amazon Web Services – Dell Boomi</w:t>
    </w:r>
    <w:r>
      <w:rPr>
        <w:rFonts w:eastAsia="Calibri" w:cs="Calibri" w:ascii="Calibri" w:hAnsi="Calibri"/>
        <w:color w:val="A6A6A6"/>
        <w:sz w:val="22"/>
        <w:szCs w:val="22"/>
      </w:rPr>
      <w:t xml:space="preserve"> </w:t>
    </w:r>
    <w:r>
      <w:rPr>
        <w:rFonts w:eastAsia="Calibri" w:cs="Calibri" w:ascii="Calibri" w:hAnsi="Calibri"/>
        <w:color w:val="000000"/>
        <w:sz w:val="22"/>
        <w:szCs w:val="22"/>
      </w:rPr>
      <w:t>Molecule on the AWS Cloud</w:t>
      <w:tab/>
      <w:t>October</w:t>
    </w:r>
    <w:r>
      <w:rPr>
        <w:rFonts w:eastAsia="Calibri" w:cs="Calibri" w:ascii="Calibri" w:hAnsi="Calibri"/>
        <w:color w:val="A6A6A6"/>
        <w:sz w:val="22"/>
        <w:szCs w:val="22"/>
      </w:rPr>
      <w:t xml:space="preserve"> </w:t>
    </w:r>
    <w:r>
      <w:rPr>
        <w:rFonts w:eastAsia="Calibri" w:cs="Calibri" w:ascii="Calibri" w:hAnsi="Calibri"/>
        <w:color w:val="000000"/>
        <w:sz w:val="22"/>
        <w:szCs w:val="22"/>
      </w:rPr>
      <w:t>2019</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720"/>
        <w:tab w:val="right" w:pos="8280" w:leader="none"/>
      </w:tabs>
      <w:spacing w:lineRule="auto" w:line="240" w:before="280" w:after="140"/>
      <w:rPr>
        <w:rFonts w:ascii="Calibri" w:hAnsi="Calibri" w:eastAsia="Calibri" w:cs="Calibri"/>
        <w:color w:val="000000"/>
        <w:sz w:val="22"/>
        <w:szCs w:val="22"/>
      </w:rPr>
    </w:pPr>
    <w:r>
      <w:rPr>
        <w:rFonts w:eastAsia="Calibri" w:cs="Calibri" w:ascii="Calibri" w:hAnsi="Calibri"/>
        <w:color w:val="000000"/>
        <w:sz w:val="22"/>
        <w:szCs w:val="22"/>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360" w:hanging="360"/>
      </w:pPr>
      <w:rPr>
        <w:rFonts w:ascii="Noto Sans Symbols" w:hAnsi="Noto Sans Symbols" w:cs="Noto Sans Symbols" w:hint="default"/>
      </w:rPr>
    </w:lvl>
    <w:lvl w:ilvl="1">
      <w:start w:val="1"/>
      <w:numFmt w:val="bullet"/>
      <w:lvlText w:val=""/>
      <w:lvlJc w:val="left"/>
      <w:pPr>
        <w:tabs>
          <w:tab w:val="num" w:pos="1080"/>
        </w:tabs>
        <w:ind w:left="0" w:hanging="0"/>
      </w:pPr>
      <w:rPr>
        <w:rFonts w:ascii="OpenSymbol" w:hAnsi="OpenSymbol" w:cs="OpenSymbol" w:hint="default"/>
      </w:rPr>
    </w:lvl>
    <w:lvl w:ilvl="2">
      <w:start w:val="1"/>
      <w:numFmt w:val="bullet"/>
      <w:lvlText w:val=""/>
      <w:lvlJc w:val="left"/>
      <w:pPr>
        <w:tabs>
          <w:tab w:val="num" w:pos="1440"/>
        </w:tabs>
        <w:ind w:left="0" w:hanging="0"/>
      </w:pPr>
      <w:rPr>
        <w:rFonts w:ascii="OpenSymbol" w:hAnsi="OpenSymbol" w:cs="OpenSymbol" w:hint="default"/>
      </w:rPr>
    </w:lvl>
    <w:lvl w:ilvl="3">
      <w:start w:val="1"/>
      <w:numFmt w:val="bullet"/>
      <w:lvlText w:val=""/>
      <w:lvlJc w:val="left"/>
      <w:pPr>
        <w:tabs>
          <w:tab w:val="num" w:pos="1800"/>
        </w:tabs>
        <w:ind w:left="0" w:hanging="0"/>
      </w:pPr>
      <w:rPr>
        <w:rFonts w:ascii="OpenSymbol" w:hAnsi="OpenSymbol" w:cs="OpenSymbol" w:hint="default"/>
      </w:rPr>
    </w:lvl>
    <w:lvl w:ilvl="4">
      <w:start w:val="1"/>
      <w:numFmt w:val="bullet"/>
      <w:lvlText w:val=""/>
      <w:lvlJc w:val="left"/>
      <w:pPr>
        <w:tabs>
          <w:tab w:val="num" w:pos="2160"/>
        </w:tabs>
        <w:ind w:left="0" w:hanging="0"/>
      </w:pPr>
      <w:rPr>
        <w:rFonts w:ascii="OpenSymbol" w:hAnsi="OpenSymbol" w:cs="OpenSymbol" w:hint="default"/>
      </w:rPr>
    </w:lvl>
    <w:lvl w:ilvl="5">
      <w:start w:val="1"/>
      <w:numFmt w:val="bullet"/>
      <w:lvlText w:val=""/>
      <w:lvlJc w:val="left"/>
      <w:pPr>
        <w:tabs>
          <w:tab w:val="num" w:pos="2520"/>
        </w:tabs>
        <w:ind w:left="0" w:hanging="0"/>
      </w:pPr>
      <w:rPr>
        <w:rFonts w:ascii="OpenSymbol" w:hAnsi="OpenSymbol" w:cs="OpenSymbol" w:hint="default"/>
      </w:rPr>
    </w:lvl>
    <w:lvl w:ilvl="6">
      <w:start w:val="1"/>
      <w:numFmt w:val="bullet"/>
      <w:lvlText w:val=""/>
      <w:lvlJc w:val="left"/>
      <w:pPr>
        <w:tabs>
          <w:tab w:val="num" w:pos="2880"/>
        </w:tabs>
        <w:ind w:left="0" w:hanging="0"/>
      </w:pPr>
      <w:rPr>
        <w:rFonts w:ascii="OpenSymbol" w:hAnsi="OpenSymbol" w:cs="OpenSymbol" w:hint="default"/>
      </w:rPr>
    </w:lvl>
    <w:lvl w:ilvl="7">
      <w:start w:val="1"/>
      <w:numFmt w:val="bullet"/>
      <w:lvlText w:val=""/>
      <w:lvlJc w:val="left"/>
      <w:pPr>
        <w:tabs>
          <w:tab w:val="num" w:pos="3240"/>
        </w:tabs>
        <w:ind w:left="0" w:hanging="0"/>
      </w:pPr>
      <w:rPr>
        <w:rFonts w:ascii="OpenSymbol" w:hAnsi="OpenSymbol" w:cs="OpenSymbol" w:hint="default"/>
      </w:rPr>
    </w:lvl>
    <w:lvl w:ilvl="8">
      <w:start w:val="1"/>
      <w:numFmt w:val="bullet"/>
      <w:lvlText w:val=""/>
      <w:lvlJc w:val="left"/>
      <w:pPr>
        <w:tabs>
          <w:tab w:val="num" w:pos="3600"/>
        </w:tabs>
        <w:ind w:left="0" w:hanging="0"/>
      </w:pPr>
      <w:rPr>
        <w:rFonts w:ascii="OpenSymbol" w:hAnsi="OpenSymbol" w:cs="OpenSymbol" w:hint="default"/>
      </w:rPr>
    </w:lvl>
  </w:abstractNum>
  <w:abstractNum w:abstractNumId="2">
    <w:lvl w:ilvl="0">
      <w:start w:val="1"/>
      <w:numFmt w:val="bullet"/>
      <w:lvlText w:val="–"/>
      <w:lvlJc w:val="left"/>
      <w:pPr>
        <w:tabs>
          <w:tab w:val="num" w:pos="720"/>
        </w:tabs>
        <w:ind w:left="1080" w:hanging="360"/>
      </w:pPr>
      <w:rPr>
        <w:rFonts w:ascii="Calibri" w:hAnsi="Calibri" w:cs="Calibri" w:hint="default"/>
      </w:rPr>
    </w:lvl>
    <w:lvl w:ilvl="1">
      <w:start w:val="1"/>
      <w:numFmt w:val="bullet"/>
      <w:lvlText w:val="o"/>
      <w:lvlJc w:val="left"/>
      <w:pPr>
        <w:tabs>
          <w:tab w:val="num" w:pos="1080"/>
        </w:tabs>
        <w:ind w:left="1800" w:hanging="360"/>
      </w:pPr>
      <w:rPr>
        <w:rFonts w:ascii="Courier New" w:hAnsi="Courier New" w:cs="Courier New" w:hint="default"/>
      </w:rPr>
    </w:lvl>
    <w:lvl w:ilvl="2">
      <w:start w:val="1"/>
      <w:numFmt w:val="bullet"/>
      <w:lvlText w:val=""/>
      <w:lvlJc w:val="left"/>
      <w:pPr>
        <w:tabs>
          <w:tab w:val="num" w:pos="1440"/>
        </w:tabs>
        <w:ind w:left="2520" w:hanging="360"/>
      </w:pPr>
      <w:rPr>
        <w:rFonts w:ascii="Wingdings" w:hAnsi="Wingdings" w:cs="Wingdings" w:hint="default"/>
      </w:rPr>
    </w:lvl>
    <w:lvl w:ilvl="3">
      <w:start w:val="1"/>
      <w:numFmt w:val="bullet"/>
      <w:lvlText w:val=""/>
      <w:lvlJc w:val="left"/>
      <w:pPr>
        <w:tabs>
          <w:tab w:val="num" w:pos="1800"/>
        </w:tabs>
        <w:ind w:left="3240" w:hanging="360"/>
      </w:pPr>
      <w:rPr>
        <w:rFonts w:ascii="Symbol" w:hAnsi="Symbol" w:cs="Symbol" w:hint="default"/>
      </w:rPr>
    </w:lvl>
    <w:lvl w:ilvl="4">
      <w:start w:val="1"/>
      <w:numFmt w:val="bullet"/>
      <w:lvlText w:val="o"/>
      <w:lvlJc w:val="left"/>
      <w:pPr>
        <w:tabs>
          <w:tab w:val="num" w:pos="2160"/>
        </w:tabs>
        <w:ind w:left="3960" w:hanging="360"/>
      </w:pPr>
      <w:rPr>
        <w:rFonts w:ascii="Courier New" w:hAnsi="Courier New" w:cs="Courier New" w:hint="default"/>
      </w:rPr>
    </w:lvl>
    <w:lvl w:ilvl="5">
      <w:start w:val="1"/>
      <w:numFmt w:val="bullet"/>
      <w:lvlText w:val=""/>
      <w:lvlJc w:val="left"/>
      <w:pPr>
        <w:tabs>
          <w:tab w:val="num" w:pos="2520"/>
        </w:tabs>
        <w:ind w:left="4680" w:hanging="360"/>
      </w:pPr>
      <w:rPr>
        <w:rFonts w:ascii="Wingdings" w:hAnsi="Wingdings" w:cs="Wingdings" w:hint="default"/>
      </w:rPr>
    </w:lvl>
    <w:lvl w:ilvl="6">
      <w:start w:val="1"/>
      <w:numFmt w:val="bullet"/>
      <w:lvlText w:val=""/>
      <w:lvlJc w:val="left"/>
      <w:pPr>
        <w:tabs>
          <w:tab w:val="num" w:pos="2880"/>
        </w:tabs>
        <w:ind w:left="5400" w:hanging="360"/>
      </w:pPr>
      <w:rPr>
        <w:rFonts w:ascii="Symbol" w:hAnsi="Symbol" w:cs="Symbol" w:hint="default"/>
      </w:rPr>
    </w:lvl>
    <w:lvl w:ilvl="7">
      <w:start w:val="1"/>
      <w:numFmt w:val="bullet"/>
      <w:lvlText w:val="o"/>
      <w:lvlJc w:val="left"/>
      <w:pPr>
        <w:tabs>
          <w:tab w:val="num" w:pos="3240"/>
        </w:tabs>
        <w:ind w:left="6120" w:hanging="360"/>
      </w:pPr>
      <w:rPr>
        <w:rFonts w:ascii="Courier New" w:hAnsi="Courier New" w:cs="Courier New" w:hint="default"/>
      </w:rPr>
    </w:lvl>
    <w:lvl w:ilvl="8">
      <w:start w:val="1"/>
      <w:numFmt w:val="bullet"/>
      <w:lvlText w:val=""/>
      <w:lvlJc w:val="left"/>
      <w:pPr>
        <w:tabs>
          <w:tab w:val="num" w:pos="3600"/>
        </w:tabs>
        <w:ind w:left="6840" w:hanging="360"/>
      </w:pPr>
      <w:rPr>
        <w:rFonts w:ascii="Wingdings" w:hAnsi="Wingdings" w:cs="Wingdings" w:hint="default"/>
      </w:rPr>
    </w:lvl>
  </w:abstractNum>
  <w:abstractNum w:abstractNumId="3">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3"/>
  </w:num>
</w:numbering>
</file>

<file path=word/settings.xml><?xml version="1.0" encoding="utf-8"?>
<w:settings xmlns:w="http://schemas.openxmlformats.org/wordprocessingml/2006/main">
  <w:zoom w:percent="180"/>
  <w:trackRevisions/>
  <w:defaultTabStop w:val="720"/>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Georgia" w:hAnsi="Georgia" w:eastAsia="Georgia" w:cs="Georgia"/>
        <w:color w:val="212120"/>
        <w:szCs w:val="24"/>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0" w:semiHidden="1" w:unhideWhenUsed="1" w:qFormat="1"/>
    <w:lsdException w:name="List Number" w:uiPriority="0"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uiPriority="0" w:semiHidden="1" w:unhideWhenUsed="1" w:qFormat="1"/>
    <w:lsdException w:name="List Bullet 3" w:semiHidden="1" w:unhideWhenUsed="1"/>
    <w:lsdException w:name="List Bullet 4" w:semiHidden="1" w:unhideWhenUsed="1"/>
    <w:lsdException w:name="List Bullet 5" w:semiHidden="1" w:unhideWhenUsed="1"/>
    <w:lsdException w:name="List Number 2" w:uiPriority="0" w:semiHidden="1" w:unhideWhenUsed="1"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a3751e"/>
    <w:pPr>
      <w:widowControl/>
      <w:suppressAutoHyphens w:val="true"/>
      <w:bidi w:val="0"/>
      <w:spacing w:lineRule="atLeast" w:line="320" w:before="0" w:after="280"/>
      <w:jc w:val="left"/>
    </w:pPr>
    <w:rPr>
      <w:rFonts w:ascii="Georgia" w:hAnsi="Georgia" w:eastAsia="Times New Roman" w:cs="Times New Roman"/>
      <w:color w:val="212120"/>
      <w:kern w:val="2"/>
      <w:sz w:val="24"/>
      <w:szCs w:val="24"/>
      <w:lang w:val="en-US" w:eastAsia="en-US" w:bidi="ar-SA"/>
    </w:rPr>
  </w:style>
  <w:style w:type="paragraph" w:styleId="Heading1">
    <w:name w:val="Heading 1"/>
    <w:basedOn w:val="Normal"/>
    <w:next w:val="Normal"/>
    <w:link w:val="Heading1Char"/>
    <w:autoRedefine/>
    <w:uiPriority w:val="9"/>
    <w:qFormat/>
    <w:rsid w:val="0062223e"/>
    <w:pPr>
      <w:keepNext w:val="true"/>
      <w:keepLines/>
      <w:spacing w:before="400" w:after="100"/>
      <w:outlineLvl w:val="0"/>
    </w:pPr>
    <w:rPr>
      <w:rFonts w:ascii="Arial" w:hAnsi="Arial"/>
      <w:color w:val="FF9900"/>
      <w:sz w:val="36"/>
    </w:rPr>
  </w:style>
  <w:style w:type="paragraph" w:styleId="Heading2">
    <w:name w:val="Heading 2"/>
    <w:basedOn w:val="Normal"/>
    <w:next w:val="Normal"/>
    <w:link w:val="Heading2Char"/>
    <w:uiPriority w:val="9"/>
    <w:qFormat/>
    <w:rsid w:val="00ef46df"/>
    <w:pPr>
      <w:keepNext w:val="true"/>
      <w:keepLines/>
      <w:spacing w:before="400" w:after="100"/>
      <w:outlineLvl w:val="1"/>
    </w:pPr>
    <w:rPr>
      <w:rFonts w:ascii="Arial" w:hAnsi="Arial"/>
      <w:color w:val="146EB4"/>
      <w:sz w:val="28"/>
    </w:rPr>
  </w:style>
  <w:style w:type="paragraph" w:styleId="Heading3">
    <w:name w:val="Heading 3"/>
    <w:basedOn w:val="Normal"/>
    <w:next w:val="Normal"/>
    <w:link w:val="Heading3Char"/>
    <w:uiPriority w:val="9"/>
    <w:qFormat/>
    <w:rsid w:val="00ef46df"/>
    <w:pPr>
      <w:keepNext w:val="true"/>
      <w:keepLines/>
      <w:spacing w:before="400" w:after="100"/>
      <w:outlineLvl w:val="2"/>
    </w:pPr>
    <w:rPr>
      <w:rFonts w:ascii="Arial" w:hAnsi="Arial" w:eastAsia="" w:cs="" w:cstheme="majorBidi" w:eastAsiaTheme="majorEastAsia"/>
      <w:b/>
      <w:bCs/>
      <w:smallCaps/>
      <w:color w:val="D45B07"/>
      <w:sz w:val="26"/>
    </w:rPr>
  </w:style>
  <w:style w:type="paragraph" w:styleId="Heading4">
    <w:name w:val="Heading 4"/>
    <w:basedOn w:val="Normal"/>
    <w:next w:val="Normal"/>
    <w:link w:val="Heading4Char"/>
    <w:uiPriority w:val="9"/>
    <w:qFormat/>
    <w:rsid w:val="00ef46df"/>
    <w:pPr>
      <w:keepNext w:val="true"/>
      <w:keepLines/>
      <w:spacing w:lineRule="exact" w:line="280" w:before="280" w:after="80"/>
      <w:outlineLvl w:val="3"/>
    </w:pPr>
    <w:rPr>
      <w:rFonts w:ascii="Arial" w:hAnsi="Arial" w:cs="Arial"/>
      <w:bCs/>
      <w:i/>
      <w:iCs/>
      <w:color w:val="auto"/>
      <w:kern w:val="0"/>
    </w:rPr>
  </w:style>
  <w:style w:type="paragraph" w:styleId="Heading5">
    <w:name w:val="Heading 5"/>
    <w:basedOn w:val="Normal"/>
    <w:next w:val="Normal"/>
    <w:link w:val="Heading5Char"/>
    <w:uiPriority w:val="9"/>
    <w:semiHidden/>
    <w:unhideWhenUsed/>
    <w:qFormat/>
    <w:rsid w:val="00986b8e"/>
    <w:pPr>
      <w:keepNext w:val="true"/>
      <w:keepLines/>
      <w:spacing w:before="200" w:after="0"/>
      <w:outlineLvl w:val="4"/>
    </w:pPr>
    <w:rPr>
      <w:rFonts w:ascii="Cambria" w:hAnsi="Cambria" w:eastAsia="" w:cs="" w:asciiTheme="majorHAnsi" w:cstheme="majorBidi" w:eastAsiaTheme="majorEastAsia" w:hAnsiTheme="majorHAnsi"/>
      <w:color w:val="243F60" w:themeColor="accent1" w:themeShade="7f"/>
    </w:rPr>
  </w:style>
  <w:style w:type="paragraph" w:styleId="Heading6">
    <w:name w:val="Heading 6"/>
    <w:basedOn w:val="Normal"/>
    <w:next w:val="Normal"/>
    <w:uiPriority w:val="9"/>
    <w:semiHidden/>
    <w:unhideWhenUsed/>
    <w:qFormat/>
    <w:pPr>
      <w:keepNext w:val="true"/>
      <w:keepLines/>
      <w:spacing w:before="200" w:after="40"/>
      <w:outlineLvl w:val="5"/>
    </w:pPr>
    <w:rPr>
      <w:b/>
      <w:sz w:val="20"/>
      <w:szCs w:val="20"/>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62223e"/>
    <w:rPr>
      <w:rFonts w:ascii="Arial" w:hAnsi="Arial" w:eastAsia="Times New Roman" w:cs="Times New Roman"/>
      <w:color w:val="FF9900"/>
      <w:kern w:val="2"/>
      <w:sz w:val="36"/>
    </w:rPr>
  </w:style>
  <w:style w:type="character" w:styleId="Heading2Char" w:customStyle="1">
    <w:name w:val="Heading 2 Char"/>
    <w:basedOn w:val="DefaultParagraphFont"/>
    <w:link w:val="Heading2"/>
    <w:uiPriority w:val="9"/>
    <w:qFormat/>
    <w:rsid w:val="00ef46df"/>
    <w:rPr>
      <w:rFonts w:ascii="Arial" w:hAnsi="Arial" w:eastAsia="Times New Roman" w:cs="Times New Roman"/>
      <w:color w:val="146EB4"/>
      <w:kern w:val="2"/>
      <w:sz w:val="28"/>
    </w:rPr>
  </w:style>
  <w:style w:type="character" w:styleId="Heading3Char" w:customStyle="1">
    <w:name w:val="Heading 3 Char"/>
    <w:basedOn w:val="DefaultParagraphFont"/>
    <w:link w:val="Heading3"/>
    <w:uiPriority w:val="9"/>
    <w:qFormat/>
    <w:rsid w:val="00ef46df"/>
    <w:rPr>
      <w:rFonts w:ascii="Arial" w:hAnsi="Arial" w:eastAsia="" w:cs="" w:cstheme="majorBidi" w:eastAsiaTheme="majorEastAsia"/>
      <w:b/>
      <w:bCs/>
      <w:smallCaps/>
      <w:color w:val="D45B07"/>
      <w:kern w:val="2"/>
      <w:sz w:val="26"/>
    </w:rPr>
  </w:style>
  <w:style w:type="character" w:styleId="Heading4Char" w:customStyle="1">
    <w:name w:val="Heading 4 Char"/>
    <w:basedOn w:val="DefaultParagraphFont"/>
    <w:link w:val="Heading4"/>
    <w:uiPriority w:val="9"/>
    <w:qFormat/>
    <w:rsid w:val="00ef46df"/>
    <w:rPr>
      <w:rFonts w:ascii="Arial" w:hAnsi="Arial" w:eastAsia="Times New Roman" w:cs="Arial"/>
      <w:bCs/>
      <w:i/>
      <w:iCs/>
      <w:color w:val="auto"/>
    </w:rPr>
  </w:style>
  <w:style w:type="character" w:styleId="Heading5Char" w:customStyle="1">
    <w:name w:val="Heading 5 Char"/>
    <w:basedOn w:val="DefaultParagraphFont"/>
    <w:link w:val="Heading5"/>
    <w:qFormat/>
    <w:rsid w:val="009b06f7"/>
    <w:rPr>
      <w:rFonts w:ascii="Cambria" w:hAnsi="Cambria" w:eastAsia="" w:cs="" w:asciiTheme="majorHAnsi" w:cstheme="majorBidi" w:eastAsiaTheme="majorEastAsia" w:hAnsiTheme="majorHAnsi"/>
      <w:color w:val="243F60" w:themeColor="accent1" w:themeShade="7f"/>
      <w:kern w:val="2"/>
      <w:sz w:val="22"/>
    </w:rPr>
  </w:style>
  <w:style w:type="character" w:styleId="SideBodyChar" w:customStyle="1">
    <w:name w:val="Side Body Char"/>
    <w:basedOn w:val="DefaultParagraphFont"/>
    <w:link w:val="SideBody"/>
    <w:qFormat/>
    <w:rsid w:val="00f128b8"/>
    <w:rPr>
      <w:rFonts w:ascii="Georgia" w:hAnsi="Georgia" w:cs="Arial"/>
      <w:kern w:val="2"/>
      <w:shd w:fill="CBD5E9" w:val="clear"/>
    </w:rPr>
  </w:style>
  <w:style w:type="character" w:styleId="BodyChar" w:customStyle="1">
    <w:name w:val="Body Char"/>
    <w:basedOn w:val="DefaultParagraphFont"/>
    <w:link w:val="Body"/>
    <w:qFormat/>
    <w:rsid w:val="00a3751e"/>
    <w:rPr>
      <w:rFonts w:eastAsia="Times New Roman" w:cs="Arial"/>
      <w:color w:val="262626" w:themeColor="text1" w:themeTint="d9"/>
      <w:kern w:val="2"/>
      <w:szCs w:val="22"/>
    </w:rPr>
  </w:style>
  <w:style w:type="character" w:styleId="HeaderChar" w:customStyle="1">
    <w:name w:val="Header Char"/>
    <w:basedOn w:val="DefaultParagraphFont"/>
    <w:link w:val="Header"/>
    <w:uiPriority w:val="99"/>
    <w:qFormat/>
    <w:rsid w:val="009f7b29"/>
    <w:rPr>
      <w:rFonts w:ascii="Calibri" w:hAnsi="Calibri" w:asciiTheme="minorHAnsi" w:hAnsiTheme="minorHAnsi"/>
      <w:kern w:val="2"/>
      <w:sz w:val="22"/>
    </w:rPr>
  </w:style>
  <w:style w:type="character" w:styleId="FooterChar" w:customStyle="1">
    <w:name w:val="Footer Char"/>
    <w:basedOn w:val="DefaultParagraphFont"/>
    <w:link w:val="Footer"/>
    <w:uiPriority w:val="99"/>
    <w:qFormat/>
    <w:rsid w:val="009f7b29"/>
    <w:rPr>
      <w:rFonts w:ascii="Calibri" w:hAnsi="Calibri" w:asciiTheme="minorHAnsi" w:hAnsiTheme="minorHAnsi"/>
      <w:kern w:val="2"/>
      <w:sz w:val="22"/>
      <w:szCs w:val="20"/>
    </w:rPr>
  </w:style>
  <w:style w:type="character" w:styleId="Bullet1Char" w:customStyle="1">
    <w:name w:val="Bullet1 Char"/>
    <w:basedOn w:val="DefaultParagraphFont"/>
    <w:link w:val="Bullet1"/>
    <w:semiHidden/>
    <w:qFormat/>
    <w:rsid w:val="005262d4"/>
    <w:rPr>
      <w:rFonts w:ascii="Calibri" w:hAnsi="Calibri" w:eastAsia="Batang" w:cs="Arial" w:asciiTheme="minorHAnsi" w:hAnsiTheme="minorHAnsi"/>
      <w:color w:val="262626" w:themeColor="text1" w:themeTint="d9"/>
      <w:sz w:val="22"/>
      <w:lang w:eastAsia="ko-KR"/>
    </w:rPr>
  </w:style>
  <w:style w:type="character" w:styleId="Bullet2Char" w:customStyle="1">
    <w:name w:val="Bullet2 Char"/>
    <w:basedOn w:val="Bullet1Char"/>
    <w:link w:val="Bullet2"/>
    <w:uiPriority w:val="99"/>
    <w:qFormat/>
    <w:rsid w:val="005262d4"/>
    <w:rPr>
      <w:rFonts w:ascii="Calibri" w:hAnsi="Calibri" w:eastAsia="Batang" w:cs="Arial" w:asciiTheme="minorHAnsi" w:hAnsiTheme="minorHAnsi"/>
      <w:color w:val="262626" w:themeColor="text1" w:themeTint="d9"/>
      <w:sz w:val="22"/>
      <w:lang w:eastAsia="ko-KR"/>
    </w:rPr>
  </w:style>
  <w:style w:type="character" w:styleId="BalloonTextChar" w:customStyle="1">
    <w:name w:val="Balloon Text Char"/>
    <w:basedOn w:val="DefaultParagraphFont"/>
    <w:link w:val="BalloonText"/>
    <w:uiPriority w:val="99"/>
    <w:semiHidden/>
    <w:qFormat/>
    <w:rsid w:val="009677c0"/>
    <w:rPr>
      <w:rFonts w:ascii="Tahoma" w:hAnsi="Tahoma" w:cs="Tahoma"/>
      <w:color w:val="212120"/>
      <w:kern w:val="2"/>
      <w:sz w:val="16"/>
      <w:szCs w:val="16"/>
    </w:rPr>
  </w:style>
  <w:style w:type="character" w:styleId="InternetLink">
    <w:name w:val="Hyperlink"/>
    <w:basedOn w:val="DefaultParagraphFont"/>
    <w:uiPriority w:val="99"/>
    <w:unhideWhenUsed/>
    <w:qFormat/>
    <w:locked/>
    <w:rsid w:val="00ef46df"/>
    <w:rPr>
      <w:color w:val="0000FF"/>
      <w:u w:val="single"/>
    </w:rPr>
  </w:style>
  <w:style w:type="character" w:styleId="Emphasis">
    <w:name w:val="Emphasis"/>
    <w:basedOn w:val="DefaultParagraphFont"/>
    <w:uiPriority w:val="20"/>
    <w:semiHidden/>
    <w:qFormat/>
    <w:rsid w:val="005974bd"/>
    <w:rPr>
      <w:i/>
      <w:iCs/>
    </w:rPr>
  </w:style>
  <w:style w:type="character" w:styleId="FootnoteTextChar" w:customStyle="1">
    <w:name w:val="Footnote Text Char"/>
    <w:basedOn w:val="DefaultParagraphFont"/>
    <w:link w:val="FootnoteText"/>
    <w:uiPriority w:val="99"/>
    <w:qFormat/>
    <w:rsid w:val="006b2d75"/>
    <w:rPr>
      <w:rFonts w:ascii="Arial" w:hAnsi="Arial" w:eastAsia="Calibri"/>
      <w:spacing w:val="4"/>
      <w:sz w:val="16"/>
      <w:szCs w:val="20"/>
    </w:rPr>
  </w:style>
  <w:style w:type="character" w:styleId="FootnoteCharacters">
    <w:name w:val="Footnote Characters"/>
    <w:basedOn w:val="DefaultParagraphFont"/>
    <w:uiPriority w:val="99"/>
    <w:unhideWhenUsed/>
    <w:qFormat/>
    <w:locked/>
    <w:rsid w:val="005974bd"/>
    <w:rPr>
      <w:vertAlign w:val="superscript"/>
    </w:rPr>
  </w:style>
  <w:style w:type="character" w:styleId="FootnoteAnchor">
    <w:name w:val="Footnote Anchor"/>
    <w:rPr>
      <w:vertAlign w:val="superscript"/>
    </w:rPr>
  </w:style>
  <w:style w:type="character" w:styleId="VisitedInternetLink">
    <w:name w:val="FollowedHyperlink"/>
    <w:basedOn w:val="DefaultParagraphFont"/>
    <w:uiPriority w:val="99"/>
    <w:semiHidden/>
    <w:rsid w:val="005974bd"/>
    <w:rPr>
      <w:color w:val="800080"/>
      <w:u w:val="single"/>
    </w:rPr>
  </w:style>
  <w:style w:type="character" w:styleId="Caps" w:customStyle="1">
    <w:name w:val="caps"/>
    <w:basedOn w:val="DefaultParagraphFont"/>
    <w:semiHidden/>
    <w:qFormat/>
    <w:rsid w:val="005974bd"/>
    <w:rPr/>
  </w:style>
  <w:style w:type="character" w:styleId="Contributornametrigger" w:customStyle="1">
    <w:name w:val="contributornametrigger"/>
    <w:basedOn w:val="DefaultParagraphFont"/>
    <w:semiHidden/>
    <w:qFormat/>
    <w:rsid w:val="005974bd"/>
    <w:rPr/>
  </w:style>
  <w:style w:type="character" w:styleId="Runinhead" w:customStyle="1">
    <w:name w:val="Run-in head"/>
    <w:basedOn w:val="DefaultParagraphFont"/>
    <w:uiPriority w:val="1"/>
    <w:qFormat/>
    <w:locked/>
    <w:rsid w:val="00ef46df"/>
    <w:rPr>
      <w:b/>
    </w:rPr>
  </w:style>
  <w:style w:type="character" w:styleId="DateChar" w:customStyle="1">
    <w:name w:val="Date Char"/>
    <w:basedOn w:val="DefaultParagraphFont"/>
    <w:link w:val="Date"/>
    <w:qFormat/>
    <w:rsid w:val="00de4de8"/>
    <w:rPr>
      <w:rFonts w:ascii="Georgia" w:hAnsi="Georgia"/>
      <w:i/>
      <w:color w:val="212120"/>
      <w:kern w:val="2"/>
    </w:rPr>
  </w:style>
  <w:style w:type="character" w:styleId="TabletextChar" w:customStyle="1">
    <w:name w:val="Table text Char"/>
    <w:basedOn w:val="BodyChar"/>
    <w:link w:val="Tabletext"/>
    <w:qFormat/>
    <w:rsid w:val="00ef46df"/>
    <w:rPr>
      <w:rFonts w:eastAsia="Times New Roman" w:cs="Arial"/>
      <w:color w:val="262626" w:themeColor="text1" w:themeTint="d9"/>
      <w:kern w:val="2"/>
      <w:sz w:val="18"/>
      <w:szCs w:val="22"/>
    </w:rPr>
  </w:style>
  <w:style w:type="character" w:styleId="CommentTextChar" w:customStyle="1">
    <w:name w:val="Comment Text Char"/>
    <w:basedOn w:val="DefaultParagraphFont"/>
    <w:link w:val="CommentText"/>
    <w:uiPriority w:val="99"/>
    <w:semiHidden/>
    <w:qFormat/>
    <w:rsid w:val="009b06f7"/>
    <w:rPr>
      <w:rFonts w:ascii="Arial" w:hAnsi="Arial"/>
      <w:color w:val="212120"/>
      <w:kern w:val="2"/>
      <w:sz w:val="20"/>
      <w:szCs w:val="20"/>
    </w:rPr>
  </w:style>
  <w:style w:type="character" w:styleId="Annotationreference">
    <w:name w:val="annotation reference"/>
    <w:basedOn w:val="DefaultParagraphFont"/>
    <w:uiPriority w:val="99"/>
    <w:qFormat/>
    <w:locked/>
    <w:rPr>
      <w:sz w:val="16"/>
      <w:szCs w:val="16"/>
    </w:rPr>
  </w:style>
  <w:style w:type="character" w:styleId="CommentSubjectChar" w:customStyle="1">
    <w:name w:val="Comment Subject Char"/>
    <w:basedOn w:val="CommentTextChar"/>
    <w:link w:val="CommentSubject"/>
    <w:uiPriority w:val="99"/>
    <w:semiHidden/>
    <w:qFormat/>
    <w:rsid w:val="009b06f7"/>
    <w:rPr>
      <w:rFonts w:ascii="Arial" w:hAnsi="Arial"/>
      <w:b/>
      <w:bCs/>
      <w:color w:val="212120"/>
      <w:kern w:val="2"/>
      <w:sz w:val="20"/>
      <w:szCs w:val="20"/>
    </w:rPr>
  </w:style>
  <w:style w:type="character" w:styleId="NoSpacingChar" w:customStyle="1">
    <w:name w:val="No Spacing Char"/>
    <w:basedOn w:val="DefaultParagraphFont"/>
    <w:link w:val="NoSpacing"/>
    <w:uiPriority w:val="1"/>
    <w:qFormat/>
    <w:locked/>
    <w:rsid w:val="00570b99"/>
    <w:rPr>
      <w:rFonts w:ascii="Calibri" w:hAnsi="Calibri"/>
      <w:sz w:val="22"/>
      <w:szCs w:val="22"/>
    </w:rPr>
  </w:style>
  <w:style w:type="character" w:styleId="SubtitleChar" w:customStyle="1">
    <w:name w:val="Subtitle Char"/>
    <w:basedOn w:val="DefaultParagraphFont"/>
    <w:link w:val="Subtitle"/>
    <w:uiPriority w:val="11"/>
    <w:qFormat/>
    <w:rsid w:val="004a4147"/>
    <w:rPr>
      <w:rFonts w:ascii="Arial" w:hAnsi="Arial" w:eastAsia="" w:cs="" w:cstheme="minorBidi" w:eastAsiaTheme="minorEastAsia"/>
      <w:color w:val="5A5A5A" w:themeColor="text1" w:themeTint="a5"/>
      <w:spacing w:val="15"/>
      <w:kern w:val="2"/>
      <w:sz w:val="22"/>
      <w:szCs w:val="22"/>
    </w:rPr>
  </w:style>
  <w:style w:type="character" w:styleId="HTMLCode">
    <w:name w:val="HTML Code"/>
    <w:basedOn w:val="DefaultParagraphFont"/>
    <w:uiPriority w:val="99"/>
    <w:semiHidden/>
    <w:unhideWhenUsed/>
    <w:qFormat/>
    <w:locked/>
    <w:rsid w:val="00742261"/>
    <w:rPr>
      <w:rFonts w:ascii="Courier New" w:hAnsi="Courier New" w:eastAsia="Times New Roman" w:cs="Courier New"/>
      <w:sz w:val="20"/>
      <w:szCs w:val="20"/>
    </w:rPr>
  </w:style>
  <w:style w:type="character" w:styleId="Appleconvertedspace" w:customStyle="1">
    <w:name w:val="apple-converted-space"/>
    <w:basedOn w:val="DefaultParagraphFont"/>
    <w:qFormat/>
    <w:locked/>
    <w:rsid w:val="006857d5"/>
    <w:rPr/>
  </w:style>
  <w:style w:type="character" w:styleId="Guilabel" w:customStyle="1">
    <w:name w:val="guilabel"/>
    <w:basedOn w:val="DefaultParagraphFont"/>
    <w:qFormat/>
    <w:locked/>
    <w:rsid w:val="00807635"/>
    <w:rPr/>
  </w:style>
  <w:style w:type="character" w:styleId="Helpinline" w:customStyle="1">
    <w:name w:val="help-inline"/>
    <w:basedOn w:val="DefaultParagraphFont"/>
    <w:qFormat/>
    <w:locked/>
    <w:rsid w:val="0044694d"/>
    <w:rPr/>
  </w:style>
  <w:style w:type="character" w:styleId="CodeInline" w:customStyle="1">
    <w:name w:val="Code Inline"/>
    <w:basedOn w:val="DefaultParagraphFont"/>
    <w:uiPriority w:val="1"/>
    <w:qFormat/>
    <w:locked/>
    <w:rsid w:val="00ef46df"/>
    <w:rPr>
      <w:rFonts w:ascii="Consolas" w:hAnsi="Consolas"/>
      <w:sz w:val="22"/>
      <w:shd w:fill="E8E8E9" w:val="clear"/>
    </w:rPr>
  </w:style>
  <w:style w:type="character" w:styleId="None" w:customStyle="1">
    <w:name w:val="None"/>
    <w:qFormat/>
    <w:rsid w:val="004f3473"/>
    <w:rPr/>
  </w:style>
  <w:style w:type="character" w:styleId="Strong">
    <w:name w:val="Strong"/>
    <w:basedOn w:val="DefaultParagraphFont"/>
    <w:uiPriority w:val="22"/>
    <w:qFormat/>
    <w:locked/>
    <w:rsid w:val="00301093"/>
    <w:rPr>
      <w:b/>
      <w:bCs/>
    </w:rPr>
  </w:style>
  <w:style w:type="character" w:styleId="Parameterintable" w:customStyle="1">
    <w:name w:val="Parameter in table"/>
    <w:basedOn w:val="CodeInline"/>
    <w:uiPriority w:val="1"/>
    <w:qFormat/>
    <w:rsid w:val="00ef46df"/>
    <w:rPr>
      <w:rFonts w:ascii="Consolas" w:hAnsi="Consolas"/>
      <w:b w:val="false"/>
      <w:sz w:val="18"/>
      <w:szCs w:val="18"/>
      <w:shd w:fill="E8E8E9" w:val="clear"/>
    </w:rPr>
  </w:style>
  <w:style w:type="character" w:styleId="UnresolvedMention1" w:customStyle="1">
    <w:name w:val="Unresolved Mention1"/>
    <w:basedOn w:val="DefaultParagraphFont"/>
    <w:uiPriority w:val="99"/>
    <w:semiHidden/>
    <w:unhideWhenUsed/>
    <w:qFormat/>
    <w:rsid w:val="00c91dc2"/>
    <w:rPr>
      <w:color w:val="605E5C"/>
      <w:shd w:fill="E1DFDD" w:val="clear"/>
    </w:rPr>
  </w:style>
  <w:style w:type="character" w:styleId="UnresolvedMention2" w:customStyle="1">
    <w:name w:val="Unresolved Mention2"/>
    <w:basedOn w:val="DefaultParagraphFont"/>
    <w:uiPriority w:val="99"/>
    <w:semiHidden/>
    <w:unhideWhenUsed/>
    <w:qFormat/>
    <w:rsid w:val="00622ebd"/>
    <w:rPr>
      <w:color w:val="605E5C"/>
      <w:shd w:fill="E1DFDD" w:val="clear"/>
    </w:rPr>
  </w:style>
  <w:style w:type="character" w:styleId="Parametername" w:customStyle="1">
    <w:name w:val="Parameter name"/>
    <w:basedOn w:val="CodeInline"/>
    <w:uiPriority w:val="1"/>
    <w:qFormat/>
    <w:rsid w:val="00ef46df"/>
    <w:rPr>
      <w:rFonts w:ascii="Consolas" w:hAnsi="Consolas"/>
      <w:sz w:val="18"/>
      <w:szCs w:val="18"/>
      <w:shd w:fill="E8E8E9" w:val="clear"/>
    </w:rPr>
  </w:style>
  <w:style w:type="character" w:styleId="Filename" w:customStyle="1">
    <w:name w:val="File name"/>
    <w:basedOn w:val="CodeInline"/>
    <w:uiPriority w:val="1"/>
    <w:qFormat/>
    <w:rsid w:val="00a3751e"/>
    <w:rPr>
      <w:rFonts w:ascii="Consolas" w:hAnsi="Consolas"/>
      <w:sz w:val="22"/>
      <w:szCs w:val="18"/>
      <w:shd w:fill="DBE5F1" w:val="clear"/>
    </w:rPr>
  </w:style>
  <w:style w:type="character" w:styleId="Groupname1" w:customStyle="1">
    <w:name w:val="group-name1"/>
    <w:basedOn w:val="DefaultParagraphFont"/>
    <w:qFormat/>
    <w:rsid w:val="002f6d94"/>
    <w:rPr>
      <w:i/>
      <w:iCs/>
      <w:sz w:val="24"/>
      <w:szCs w:val="24"/>
    </w:rPr>
  </w:style>
  <w:style w:type="character" w:styleId="Labelname1" w:customStyle="1">
    <w:name w:val="label-name1"/>
    <w:basedOn w:val="DefaultParagraphFont"/>
    <w:qFormat/>
    <w:rsid w:val="002f6d94"/>
    <w:rPr>
      <w:b/>
      <w:bCs/>
    </w:rPr>
  </w:style>
  <w:style w:type="character" w:styleId="Red1" w:customStyle="1">
    <w:name w:val="red1"/>
    <w:basedOn w:val="DefaultParagraphFont"/>
    <w:qFormat/>
    <w:rsid w:val="002f6d94"/>
    <w:rPr>
      <w:i/>
      <w:iCs/>
      <w:color w:val="FF0000"/>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uiPriority w:val="10"/>
    <w:qFormat/>
    <w:pPr>
      <w:keepNext w:val="true"/>
      <w:keepLines/>
      <w:spacing w:before="480" w:after="120"/>
    </w:pPr>
    <w:rPr>
      <w:b/>
      <w:sz w:val="72"/>
      <w:szCs w:val="72"/>
    </w:rPr>
  </w:style>
  <w:style w:type="paragraph" w:styleId="SideBody" w:customStyle="1">
    <w:name w:val="Side Body"/>
    <w:basedOn w:val="Normal"/>
    <w:link w:val="SideBodyChar"/>
    <w:qFormat/>
    <w:locked/>
    <w:rsid w:val="008f2aa7"/>
    <w:pPr>
      <w:widowControl w:val="false"/>
      <w:pBdr>
        <w:top w:val="dotted" w:sz="4" w:space="14" w:color="FFFFFF"/>
        <w:left w:val="dotted" w:sz="4" w:space="14" w:color="FFFFFF"/>
        <w:bottom w:val="dotted" w:sz="4" w:space="21" w:color="FFFFFF"/>
        <w:right w:val="dotted" w:sz="4" w:space="10" w:color="FFFFFF"/>
      </w:pBdr>
      <w:shd w:val="clear" w:color="auto" w:fill="CBD5E9"/>
    </w:pPr>
    <w:rPr>
      <w:rFonts w:cs="Arial"/>
      <w:color w:val="auto"/>
    </w:rPr>
  </w:style>
  <w:style w:type="paragraph" w:styleId="Body" w:customStyle="1">
    <w:name w:val="Body"/>
    <w:basedOn w:val="Normal"/>
    <w:link w:val="BodyChar"/>
    <w:qFormat/>
    <w:locked/>
    <w:rsid w:val="00a3751e"/>
    <w:pPr/>
    <w:rPr>
      <w:rFonts w:cs="Arial"/>
      <w:color w:val="262626" w:themeColor="text1" w:themeTint="d9"/>
      <w:szCs w:val="22"/>
    </w:rPr>
  </w:style>
  <w:style w:type="paragraph" w:styleId="HeaderandFooter">
    <w:name w:val="Header and Footer"/>
    <w:basedOn w:val="Normal"/>
    <w:qFormat/>
    <w:pPr/>
    <w:rPr/>
  </w:style>
  <w:style w:type="paragraph" w:styleId="Header">
    <w:name w:val="Header"/>
    <w:link w:val="HeaderChar"/>
    <w:uiPriority w:val="99"/>
    <w:qFormat/>
    <w:locked/>
    <w:rsid w:val="009f7b29"/>
    <w:pPr>
      <w:widowControl/>
      <w:pBdr>
        <w:bottom w:val="single" w:sz="4" w:space="4" w:color="000000"/>
      </w:pBdr>
      <w:tabs>
        <w:tab w:val="clear" w:pos="720"/>
        <w:tab w:val="right" w:pos="8280" w:leader="none"/>
      </w:tabs>
      <w:suppressAutoHyphens w:val="true"/>
      <w:bidi w:val="0"/>
      <w:spacing w:before="280" w:after="280"/>
      <w:jc w:val="left"/>
    </w:pPr>
    <w:rPr>
      <w:rFonts w:ascii="Calibri" w:hAnsi="Calibri" w:eastAsia="Georgia" w:cs="Georgia" w:asciiTheme="minorHAnsi" w:hAnsiTheme="minorHAnsi"/>
      <w:color w:val="212120"/>
      <w:kern w:val="2"/>
      <w:sz w:val="22"/>
      <w:szCs w:val="24"/>
      <w:lang w:val="en-US" w:eastAsia="en-US" w:bidi="ar-SA"/>
    </w:rPr>
  </w:style>
  <w:style w:type="paragraph" w:styleId="Footer">
    <w:name w:val="Footer"/>
    <w:link w:val="FooterChar"/>
    <w:uiPriority w:val="99"/>
    <w:qFormat/>
    <w:locked/>
    <w:rsid w:val="009f7b29"/>
    <w:pPr>
      <w:widowControl/>
      <w:tabs>
        <w:tab w:val="clear" w:pos="720"/>
        <w:tab w:val="right" w:pos="8424" w:leader="none"/>
      </w:tabs>
      <w:suppressAutoHyphens w:val="true"/>
      <w:bidi w:val="0"/>
      <w:spacing w:before="140" w:after="0"/>
      <w:jc w:val="left"/>
    </w:pPr>
    <w:rPr>
      <w:rFonts w:ascii="Calibri" w:hAnsi="Calibri" w:eastAsia="Georgia" w:cs="Georgia" w:asciiTheme="minorHAnsi" w:hAnsiTheme="minorHAnsi"/>
      <w:color w:val="212120"/>
      <w:kern w:val="2"/>
      <w:sz w:val="22"/>
      <w:szCs w:val="20"/>
      <w:lang w:val="en-US" w:eastAsia="en-US" w:bidi="ar-SA"/>
    </w:rPr>
  </w:style>
  <w:style w:type="paragraph" w:styleId="CodeSnippet" w:customStyle="1">
    <w:name w:val="Code Snippet"/>
    <w:basedOn w:val="Body"/>
    <w:qFormat/>
    <w:locked/>
    <w:rsid w:val="00a3751e"/>
    <w:pPr>
      <w:pBdr>
        <w:top w:val="single" w:sz="8" w:space="7" w:color="FFFFFF"/>
        <w:left w:val="single" w:sz="8" w:space="21" w:color="FFFFFF"/>
        <w:bottom w:val="single" w:sz="8" w:space="7" w:color="FFFFFF"/>
        <w:right w:val="single" w:sz="8" w:space="14" w:color="FFFFFF"/>
      </w:pBdr>
      <w:shd w:val="clear" w:color="auto" w:fill="E6E7E8"/>
      <w:spacing w:lineRule="atLeast" w:line="240" w:before="0" w:after="120"/>
      <w:ind w:left="720" w:right="720" w:hanging="0"/>
      <w:contextualSpacing/>
    </w:pPr>
    <w:rPr>
      <w:rFonts w:ascii="Consolas" w:hAnsi="Consolas"/>
      <w:sz w:val="22"/>
    </w:rPr>
  </w:style>
  <w:style w:type="paragraph" w:styleId="Bullet1" w:customStyle="1">
    <w:name w:val="Bullet1"/>
    <w:link w:val="Bullet1Char"/>
    <w:autoRedefine/>
    <w:semiHidden/>
    <w:qFormat/>
    <w:rsid w:val="00c76845"/>
    <w:pPr>
      <w:widowControl/>
      <w:suppressAutoHyphens w:val="true"/>
      <w:bidi w:val="0"/>
      <w:spacing w:before="0" w:after="120"/>
      <w:jc w:val="left"/>
    </w:pPr>
    <w:rPr>
      <w:rFonts w:ascii="Calibri" w:hAnsi="Calibri" w:eastAsia="Batang" w:cs="Arial" w:asciiTheme="minorHAnsi" w:hAnsiTheme="minorHAnsi"/>
      <w:color w:val="262626" w:themeColor="text1" w:themeTint="d9"/>
      <w:kern w:val="0"/>
      <w:sz w:val="22"/>
      <w:szCs w:val="24"/>
      <w:lang w:val="en-US" w:eastAsia="ko-KR" w:bidi="ar-SA"/>
    </w:rPr>
  </w:style>
  <w:style w:type="paragraph" w:styleId="Bullet2" w:customStyle="1">
    <w:name w:val="Bullet2"/>
    <w:basedOn w:val="Bullet1"/>
    <w:link w:val="Bullet2Char"/>
    <w:uiPriority w:val="99"/>
    <w:qFormat/>
    <w:locked/>
    <w:rsid w:val="0027688a"/>
    <w:pPr/>
    <w:rPr/>
  </w:style>
  <w:style w:type="paragraph" w:styleId="BalloonText">
    <w:name w:val="Balloon Text"/>
    <w:basedOn w:val="Normal"/>
    <w:link w:val="BalloonTextChar"/>
    <w:uiPriority w:val="99"/>
    <w:semiHidden/>
    <w:qFormat/>
    <w:locked/>
    <w:rsid w:val="004c3880"/>
    <w:pPr>
      <w:spacing w:lineRule="auto" w:line="240" w:before="0" w:after="0"/>
    </w:pPr>
    <w:rPr>
      <w:rFonts w:ascii="Tahoma" w:hAnsi="Tahoma" w:cs="Tahoma"/>
      <w:sz w:val="16"/>
      <w:szCs w:val="16"/>
    </w:rPr>
  </w:style>
  <w:style w:type="paragraph" w:styleId="DocumentTitle" w:customStyle="1">
    <w:name w:val="Document Title"/>
    <w:next w:val="Body"/>
    <w:qFormat/>
    <w:locked/>
    <w:rsid w:val="00de4de8"/>
    <w:pPr>
      <w:widowControl/>
      <w:suppressAutoHyphens w:val="true"/>
      <w:bidi w:val="0"/>
      <w:spacing w:lineRule="exact" w:line="320" w:before="1260" w:after="320"/>
      <w:jc w:val="center"/>
    </w:pPr>
    <w:rPr>
      <w:rFonts w:ascii="Arial" w:hAnsi="Arial" w:eastAsia="" w:cs="" w:cstheme="majorBidi" w:eastAsiaTheme="majorEastAsia"/>
      <w:bCs/>
      <w:color w:val="FAA634"/>
      <w:kern w:val="2"/>
      <w:sz w:val="64"/>
      <w:szCs w:val="32"/>
      <w:lang w:val="en-US" w:eastAsia="en-US" w:bidi="ar-SA"/>
    </w:rPr>
  </w:style>
  <w:style w:type="paragraph" w:styleId="DocumentSubtitle" w:customStyle="1">
    <w:name w:val="Document Subtitle"/>
    <w:next w:val="Body"/>
    <w:qFormat/>
    <w:locked/>
    <w:rsid w:val="007e06d2"/>
    <w:pPr>
      <w:widowControl/>
      <w:suppressAutoHyphens w:val="true"/>
      <w:bidi w:val="0"/>
      <w:spacing w:lineRule="exact" w:line="400" w:before="140" w:after="480"/>
      <w:jc w:val="center"/>
    </w:pPr>
    <w:rPr>
      <w:rFonts w:ascii="Arial" w:hAnsi="Arial" w:eastAsia="" w:cs="" w:cstheme="majorBidi" w:eastAsiaTheme="majorEastAsia"/>
      <w:bCs/>
      <w:color w:val="212120"/>
      <w:kern w:val="2"/>
      <w:sz w:val="32"/>
      <w:szCs w:val="32"/>
      <w:lang w:val="en-US" w:eastAsia="en-US" w:bidi="ar-SA"/>
    </w:rPr>
  </w:style>
  <w:style w:type="paragraph" w:styleId="InsetQuote" w:customStyle="1">
    <w:name w:val="Inset Quote"/>
    <w:basedOn w:val="Normal"/>
    <w:next w:val="Normal"/>
    <w:qFormat/>
    <w:locked/>
    <w:rsid w:val="00267511"/>
    <w:pPr>
      <w:pBdr>
        <w:top w:val="single" w:sz="6" w:space="14" w:color="FFFFFF"/>
        <w:left w:val="single" w:sz="6" w:space="21" w:color="FFFFFF"/>
        <w:bottom w:val="single" w:sz="6" w:space="21" w:color="FFFFFF"/>
        <w:right w:val="single" w:sz="6" w:space="14" w:color="FFFFFF"/>
      </w:pBdr>
      <w:shd w:val="clear" w:color="auto" w:fill="E6E7E8"/>
      <w:ind w:left="720" w:right="720" w:hanging="0"/>
    </w:pPr>
    <w:rPr>
      <w:rFonts w:cs="Arial"/>
      <w:color w:val="auto"/>
      <w:szCs w:val="22"/>
    </w:rPr>
  </w:style>
  <w:style w:type="paragraph" w:styleId="FigureCaption" w:customStyle="1">
    <w:name w:val="Figure Caption"/>
    <w:next w:val="Body"/>
    <w:semiHidden/>
    <w:qFormat/>
    <w:rsid w:val="00e56658"/>
    <w:pPr>
      <w:widowControl/>
      <w:suppressAutoHyphens w:val="true"/>
      <w:bidi w:val="0"/>
      <w:spacing w:before="120" w:after="240"/>
      <w:ind w:left="1008" w:right="1008" w:hanging="0"/>
      <w:jc w:val="center"/>
    </w:pPr>
    <w:rPr>
      <w:rFonts w:ascii="Calibri" w:hAnsi="Calibri" w:eastAsia="Georgia" w:cs="Arial" w:asciiTheme="minorHAnsi" w:hAnsiTheme="minorHAnsi"/>
      <w:i/>
      <w:color w:val="262626" w:themeColor="text1" w:themeTint="d9"/>
      <w:kern w:val="2"/>
      <w:sz w:val="16"/>
      <w:szCs w:val="22"/>
      <w:lang w:val="en-US" w:eastAsia="en-US" w:bidi="ar-SA"/>
    </w:rPr>
  </w:style>
  <w:style w:type="paragraph" w:styleId="Footnote">
    <w:name w:val="Footnote Text"/>
    <w:basedOn w:val="Normal"/>
    <w:link w:val="FootnoteTextChar"/>
    <w:uiPriority w:val="99"/>
    <w:unhideWhenUsed/>
    <w:qFormat/>
    <w:locked/>
    <w:rsid w:val="006b2d75"/>
    <w:pPr>
      <w:spacing w:lineRule="atLeast" w:line="200" w:before="0" w:after="60"/>
      <w:ind w:left="101" w:hanging="101"/>
    </w:pPr>
    <w:rPr>
      <w:rFonts w:eastAsia="Calibri"/>
      <w:color w:val="auto"/>
      <w:spacing w:val="4"/>
      <w:kern w:val="0"/>
      <w:sz w:val="16"/>
      <w:szCs w:val="20"/>
    </w:rPr>
  </w:style>
  <w:style w:type="paragraph" w:styleId="Caption1">
    <w:name w:val="caption"/>
    <w:basedOn w:val="Normal"/>
    <w:next w:val="Normal"/>
    <w:uiPriority w:val="99"/>
    <w:qFormat/>
    <w:locked/>
    <w:rsid w:val="00ef46df"/>
    <w:pPr>
      <w:jc w:val="center"/>
    </w:pPr>
    <w:rPr>
      <w:rFonts w:eastAsia="Calibri"/>
      <w:b/>
      <w:bCs/>
      <w:color w:val="4F81BD"/>
      <w:kern w:val="0"/>
      <w:sz w:val="20"/>
      <w:szCs w:val="18"/>
    </w:rPr>
  </w:style>
  <w:style w:type="paragraph" w:styleId="Contents1">
    <w:name w:val="TOC 1"/>
    <w:basedOn w:val="Normal"/>
    <w:next w:val="Normal"/>
    <w:autoRedefine/>
    <w:uiPriority w:val="39"/>
    <w:unhideWhenUsed/>
    <w:qFormat/>
    <w:locked/>
    <w:rsid w:val="001812df"/>
    <w:pPr>
      <w:widowControl w:val="false"/>
      <w:tabs>
        <w:tab w:val="clear" w:pos="720"/>
        <w:tab w:val="right" w:pos="10080" w:leader="dot"/>
      </w:tabs>
      <w:spacing w:before="0" w:after="100"/>
    </w:pPr>
    <w:rPr>
      <w:rFonts w:eastAsia="Calibri"/>
      <w:color w:val="auto"/>
      <w:kern w:val="0"/>
      <w:szCs w:val="22"/>
    </w:rPr>
  </w:style>
  <w:style w:type="paragraph" w:styleId="Contents3">
    <w:name w:val="TOC 3"/>
    <w:basedOn w:val="Normal"/>
    <w:next w:val="Normal"/>
    <w:autoRedefine/>
    <w:uiPriority w:val="39"/>
    <w:unhideWhenUsed/>
    <w:qFormat/>
    <w:locked/>
    <w:rsid w:val="00320529"/>
    <w:pPr>
      <w:tabs>
        <w:tab w:val="clear" w:pos="720"/>
        <w:tab w:val="right" w:pos="10080" w:leader="dot"/>
      </w:tabs>
      <w:spacing w:before="0" w:after="100"/>
      <w:ind w:left="432" w:hanging="0"/>
    </w:pPr>
    <w:rPr>
      <w:rFonts w:eastAsia="Calibri"/>
      <w:color w:val="auto"/>
      <w:kern w:val="0"/>
      <w:szCs w:val="22"/>
    </w:rPr>
  </w:style>
  <w:style w:type="paragraph" w:styleId="Contents2">
    <w:name w:val="TOC 2"/>
    <w:basedOn w:val="Normal"/>
    <w:next w:val="Normal"/>
    <w:autoRedefine/>
    <w:uiPriority w:val="39"/>
    <w:unhideWhenUsed/>
    <w:qFormat/>
    <w:locked/>
    <w:rsid w:val="00d96b14"/>
    <w:pPr>
      <w:widowControl w:val="false"/>
      <w:tabs>
        <w:tab w:val="clear" w:pos="720"/>
        <w:tab w:val="right" w:pos="10080" w:leader="dot"/>
      </w:tabs>
      <w:spacing w:before="0" w:after="100"/>
    </w:pPr>
    <w:rPr>
      <w:rFonts w:eastAsia="Calibri"/>
      <w:color w:val="auto"/>
      <w:kern w:val="0"/>
      <w:szCs w:val="22"/>
    </w:rPr>
  </w:style>
  <w:style w:type="paragraph" w:styleId="Contents4">
    <w:name w:val="TOC 4"/>
    <w:basedOn w:val="Normal"/>
    <w:next w:val="Normal"/>
    <w:autoRedefine/>
    <w:uiPriority w:val="39"/>
    <w:unhideWhenUsed/>
    <w:locked/>
    <w:rsid w:val="0007712c"/>
    <w:pPr>
      <w:tabs>
        <w:tab w:val="clear" w:pos="720"/>
        <w:tab w:val="right" w:pos="10080" w:leader="dot"/>
      </w:tabs>
      <w:spacing w:before="0" w:after="140"/>
      <w:ind w:left="648" w:hanging="0"/>
    </w:pPr>
    <w:rPr>
      <w:color w:val="auto"/>
      <w:kern w:val="0"/>
      <w:szCs w:val="22"/>
    </w:rPr>
  </w:style>
  <w:style w:type="paragraph" w:styleId="ListParagraph">
    <w:name w:val="List Paragraph"/>
    <w:basedOn w:val="Normal"/>
    <w:uiPriority w:val="34"/>
    <w:qFormat/>
    <w:locked/>
    <w:rsid w:val="00ef46df"/>
    <w:pPr>
      <w:spacing w:before="0" w:after="140"/>
      <w:ind w:left="360" w:hanging="0"/>
    </w:pPr>
    <w:rPr>
      <w:color w:val="auto"/>
      <w:kern w:val="0"/>
    </w:rPr>
  </w:style>
  <w:style w:type="paragraph" w:styleId="Revision">
    <w:name w:val="Revision"/>
    <w:uiPriority w:val="99"/>
    <w:qFormat/>
    <w:rsid w:val="005974bd"/>
    <w:pPr>
      <w:widowControl/>
      <w:suppressAutoHyphens w:val="true"/>
      <w:bidi w:val="0"/>
      <w:spacing w:before="0" w:after="280"/>
      <w:jc w:val="left"/>
    </w:pPr>
    <w:rPr>
      <w:rFonts w:ascii="Calibri" w:hAnsi="Calibri" w:eastAsia="Calibri" w:cs="Georgia"/>
      <w:color w:val="212120"/>
      <w:kern w:val="0"/>
      <w:sz w:val="22"/>
      <w:szCs w:val="22"/>
      <w:lang w:val="en-US" w:eastAsia="en-US" w:bidi="ar-SA"/>
    </w:rPr>
  </w:style>
  <w:style w:type="paragraph" w:styleId="Bullet3" w:customStyle="1">
    <w:name w:val="Bullet 3"/>
    <w:basedOn w:val="Normal"/>
    <w:autoRedefine/>
    <w:semiHidden/>
    <w:qFormat/>
    <w:rsid w:val="005974bd"/>
    <w:pPr>
      <w:spacing w:before="120" w:after="0"/>
      <w:ind w:left="1440" w:hanging="360"/>
    </w:pPr>
    <w:rPr>
      <w:rFonts w:ascii="Verdana" w:hAnsi="Verdana"/>
      <w:i/>
      <w:color w:val="auto"/>
      <w:kern w:val="0"/>
      <w:sz w:val="20"/>
      <w:szCs w:val="20"/>
      <w:lang w:eastAsia="ja-JP"/>
    </w:rPr>
  </w:style>
  <w:style w:type="paragraph" w:styleId="Picture" w:customStyle="1">
    <w:name w:val="Picture"/>
    <w:basedOn w:val="Body"/>
    <w:next w:val="Caption1"/>
    <w:qFormat/>
    <w:locked/>
    <w:rsid w:val="00ef46df"/>
    <w:pPr>
      <w:keepNext w:val="true"/>
      <w:keepLines/>
      <w:spacing w:before="140" w:after="140"/>
      <w:jc w:val="center"/>
    </w:pPr>
    <w:rPr/>
  </w:style>
  <w:style w:type="paragraph" w:styleId="ListNumber">
    <w:name w:val="List Number"/>
    <w:basedOn w:val="Normal"/>
    <w:qFormat/>
    <w:locked/>
    <w:rsid w:val="00ef46df"/>
    <w:pPr>
      <w:spacing w:before="0" w:after="140"/>
    </w:pPr>
    <w:rPr/>
  </w:style>
  <w:style w:type="paragraph" w:styleId="ListBullet">
    <w:name w:val="List Bullet"/>
    <w:basedOn w:val="Normal"/>
    <w:qFormat/>
    <w:locked/>
    <w:rsid w:val="00ef46df"/>
    <w:pPr>
      <w:spacing w:before="0" w:after="140"/>
    </w:pPr>
    <w:rPr/>
  </w:style>
  <w:style w:type="paragraph" w:styleId="ListBullet2">
    <w:name w:val="List Bullet 2"/>
    <w:basedOn w:val="Normal"/>
    <w:qFormat/>
    <w:locked/>
    <w:rsid w:val="00ef46df"/>
    <w:pPr>
      <w:spacing w:before="0" w:after="140"/>
    </w:pPr>
    <w:rPr/>
  </w:style>
  <w:style w:type="paragraph" w:styleId="Date">
    <w:name w:val="Date"/>
    <w:basedOn w:val="Normal"/>
    <w:next w:val="Normal"/>
    <w:link w:val="DateChar"/>
    <w:qFormat/>
    <w:locked/>
    <w:rsid w:val="00de4de8"/>
    <w:pPr>
      <w:spacing w:lineRule="exact" w:line="320" w:before="280" w:after="320"/>
      <w:jc w:val="center"/>
    </w:pPr>
    <w:rPr>
      <w:i/>
    </w:rPr>
  </w:style>
  <w:style w:type="paragraph" w:styleId="TitlePagenote" w:customStyle="1">
    <w:name w:val="Title Page note"/>
    <w:basedOn w:val="Normal"/>
    <w:qFormat/>
    <w:locked/>
    <w:rsid w:val="004a4147"/>
    <w:pPr>
      <w:spacing w:before="420" w:after="0"/>
      <w:ind w:left="-1800" w:hanging="0"/>
      <w:jc w:val="center"/>
    </w:pPr>
    <w:rPr>
      <w:rFonts w:ascii="Arial" w:hAnsi="Arial" w:eastAsia="" w:eastAsiaTheme="majorEastAsia"/>
    </w:rPr>
  </w:style>
  <w:style w:type="paragraph" w:styleId="Byline" w:customStyle="1">
    <w:name w:val="Byline"/>
    <w:basedOn w:val="Normal"/>
    <w:qFormat/>
    <w:locked/>
    <w:rsid w:val="008934b8"/>
    <w:pPr>
      <w:spacing w:before="0" w:after="60"/>
      <w:jc w:val="center"/>
    </w:pPr>
    <w:rPr>
      <w:i/>
    </w:rPr>
  </w:style>
  <w:style w:type="paragraph" w:styleId="Tabletext" w:customStyle="1">
    <w:name w:val="Table text"/>
    <w:basedOn w:val="Body"/>
    <w:link w:val="TabletextChar"/>
    <w:qFormat/>
    <w:locked/>
    <w:rsid w:val="00ef46df"/>
    <w:pPr>
      <w:spacing w:lineRule="atLeast" w:line="240" w:before="60" w:after="60"/>
    </w:pPr>
    <w:rPr>
      <w:sz w:val="18"/>
    </w:rPr>
  </w:style>
  <w:style w:type="paragraph" w:styleId="Tablerow" w:customStyle="1">
    <w:name w:val="Table row"/>
    <w:basedOn w:val="Tabletext"/>
    <w:semiHidden/>
    <w:qFormat/>
    <w:locked/>
    <w:rsid w:val="003d754b"/>
    <w:pPr/>
    <w:rPr/>
  </w:style>
  <w:style w:type="paragraph" w:styleId="ListNumber2">
    <w:name w:val="List Number 2"/>
    <w:basedOn w:val="ListNumber"/>
    <w:qFormat/>
    <w:locked/>
    <w:rsid w:val="00ef46df"/>
    <w:pPr/>
    <w:rPr/>
  </w:style>
  <w:style w:type="paragraph" w:styleId="Annotationtext">
    <w:name w:val="annotation text"/>
    <w:basedOn w:val="Normal"/>
    <w:link w:val="CommentTextChar"/>
    <w:uiPriority w:val="99"/>
    <w:semiHidden/>
    <w:qFormat/>
    <w:locked/>
    <w:pPr>
      <w:spacing w:lineRule="auto" w:line="240"/>
    </w:pPr>
    <w:rPr>
      <w:sz w:val="20"/>
      <w:szCs w:val="20"/>
    </w:rPr>
  </w:style>
  <w:style w:type="paragraph" w:styleId="TOCHeading">
    <w:name w:val="TOC Heading"/>
    <w:basedOn w:val="Heading1"/>
    <w:next w:val="Normal"/>
    <w:uiPriority w:val="39"/>
    <w:unhideWhenUsed/>
    <w:qFormat/>
    <w:locked/>
    <w:rsid w:val="001953ff"/>
    <w:pPr>
      <w:spacing w:lineRule="auto" w:line="276" w:before="480" w:after="0"/>
    </w:pPr>
    <w:rPr>
      <w:rFonts w:ascii="Cambria" w:hAnsi="Cambria" w:asciiTheme="majorHAnsi" w:hAnsiTheme="majorHAnsi"/>
      <w:b/>
      <w:color w:val="365F91" w:themeColor="accent1" w:themeShade="bf"/>
      <w:kern w:val="0"/>
      <w:sz w:val="28"/>
      <w:szCs w:val="28"/>
      <w:lang w:eastAsia="ja-JP"/>
    </w:rPr>
  </w:style>
  <w:style w:type="paragraph" w:styleId="Annotationsubject">
    <w:name w:val="annotation subject"/>
    <w:basedOn w:val="Annotationtext"/>
    <w:next w:val="Annotationtext"/>
    <w:link w:val="CommentSubjectChar"/>
    <w:uiPriority w:val="99"/>
    <w:semiHidden/>
    <w:qFormat/>
    <w:locked/>
    <w:rsid w:val="00d25546"/>
    <w:pPr/>
    <w:rPr>
      <w:b/>
      <w:bCs/>
    </w:rPr>
  </w:style>
  <w:style w:type="paragraph" w:styleId="Tableoffigures">
    <w:name w:val="table of figures"/>
    <w:basedOn w:val="Normal"/>
    <w:next w:val="Normal"/>
    <w:uiPriority w:val="99"/>
    <w:unhideWhenUsed/>
    <w:qFormat/>
    <w:locked/>
    <w:rsid w:val="00826d93"/>
    <w:pPr>
      <w:spacing w:before="0" w:after="0"/>
    </w:pPr>
    <w:rPr/>
  </w:style>
  <w:style w:type="paragraph" w:styleId="NoSpacing">
    <w:name w:val="No Spacing"/>
    <w:basedOn w:val="Normal"/>
    <w:link w:val="NoSpacingChar"/>
    <w:uiPriority w:val="1"/>
    <w:qFormat/>
    <w:locked/>
    <w:rsid w:val="00570b99"/>
    <w:pPr>
      <w:spacing w:lineRule="auto" w:line="240" w:before="0" w:after="0"/>
    </w:pPr>
    <w:rPr>
      <w:rFonts w:ascii="Calibri" w:hAnsi="Calibri"/>
      <w:color w:val="auto"/>
      <w:kern w:val="0"/>
      <w:szCs w:val="22"/>
    </w:rPr>
  </w:style>
  <w:style w:type="paragraph" w:styleId="Note" w:customStyle="1">
    <w:name w:val="Note"/>
    <w:basedOn w:val="Body"/>
    <w:qFormat/>
    <w:locked/>
    <w:rsid w:val="00a3751e"/>
    <w:pPr>
      <w:keepLines/>
      <w:pBdr>
        <w:top w:val="single" w:sz="4" w:space="5" w:color="A6A6A6"/>
        <w:left w:val="single" w:sz="4" w:space="5" w:color="A6A6A6"/>
        <w:bottom w:val="single" w:sz="4" w:space="5" w:color="A6A6A6"/>
        <w:right w:val="single" w:sz="4" w:space="5" w:color="A6A6A6"/>
      </w:pBdr>
      <w:shd w:val="pct5" w:color="auto" w:fill="auto"/>
      <w:spacing w:lineRule="exact" w:line="320" w:before="280" w:after="280"/>
      <w:ind w:left="360" w:right="360" w:hanging="0"/>
    </w:pPr>
    <w:rPr>
      <w:color w:val="000000" w:themeColor="text1"/>
    </w:rPr>
  </w:style>
  <w:style w:type="paragraph" w:styleId="Alert" w:customStyle="1">
    <w:name w:val="Alert"/>
    <w:basedOn w:val="Normal"/>
    <w:qFormat/>
    <w:locked/>
    <w:rsid w:val="00a3751e"/>
    <w:pPr>
      <w:pBdr>
        <w:top w:val="single" w:sz="4" w:space="4" w:color="BFBFBF"/>
        <w:left w:val="single" w:sz="4" w:space="4" w:color="BFBFBF"/>
        <w:bottom w:val="single" w:sz="4" w:space="4" w:color="BFBFBF"/>
        <w:right w:val="single" w:sz="4" w:space="4" w:color="BFBFBF"/>
      </w:pBdr>
      <w:shd w:val="pct5" w:color="auto" w:fill="auto"/>
      <w:ind w:left="360" w:right="360" w:hanging="0"/>
    </w:pPr>
    <w:rPr/>
  </w:style>
  <w:style w:type="paragraph" w:styleId="Subtitle">
    <w:name w:val="Subtitle"/>
    <w:basedOn w:val="Normal"/>
    <w:next w:val="Normal"/>
    <w:link w:val="SubtitleChar"/>
    <w:uiPriority w:val="11"/>
    <w:qFormat/>
    <w:pPr>
      <w:spacing w:before="0" w:after="160"/>
    </w:pPr>
    <w:rPr>
      <w:rFonts w:ascii="Arial" w:hAnsi="Arial" w:eastAsia="Arial" w:cs="Arial"/>
      <w:color w:val="5A5A5A"/>
    </w:rPr>
  </w:style>
  <w:style w:type="paragraph" w:styleId="FrameContents">
    <w:name w:val="Frame Contents"/>
    <w:basedOn w:val="Normal"/>
    <w:qFormat/>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201961"/>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left w:w="115" w:type="dxa"/>
        <w:right w:w="115" w:type="dxa"/>
      </w:tblCellMar>
    </w:tblPr>
  </w:style>
  <w:style w:type="table" w:customStyle="1" w:styleId="AmazonTable">
    <w:name w:val="Amazon Table"/>
    <w:basedOn w:val="TableGrid"/>
    <w:qFormat/>
    <w:rsid w:val="0050099e"/>
    <w:pPr>
      <w:spacing w:after="140" w:line="280" w:lineRule="atLeast"/>
    </w:pPr>
    <w:rPr>
      <w:rFonts w:asciiTheme="minorHAnsi" w:hAnsiTheme="minorHAnsi"/>
      <w:color w:val="auto"/>
      <w:sz w:val="22"/>
    </w:rPr>
    <w:tblPr>
      <w:tblStyleRowBandSize w:val="1"/>
    </w:tblPr>
    <w:tblStylePr w:type="firstRow">
      <w:pPr>
        <w:wordWrap/>
        <w:ind w:right="0" w:rightChars="0"/>
        <w:spacing w:beforeLines="0" w:afterLines="0" w:line="240" w:lineRule="auto"/>
        <w:jc w:val="left"/>
      </w:pPr>
      <w:rPr>
        <w:rFonts w:asciiTheme="minorHAnsi" w:hAnsiTheme="minorHAnsi"/>
        <w:b/>
        <w:color w:val="FF9900"/>
        <w:sz w:val="24"/>
      </w:rPr>
      <w:tblPr/>
      <w:tcPr>
        <w:shd w:val="clear" w:color="auto" w:fill="146EB4"/>
      </w:tcPr>
    </w:tblStylePr>
    <w:tblStylePr w:type="firstCol">
      <w:rPr>
        <w:rFonts w:asciiTheme="minorHAnsi" w:hAnsiTheme="minorHAnsi"/>
        <w:b/>
        <w:sz w:val="22"/>
      </w:rPr>
      <w:tblPr/>
    </w:tblStylePr>
    <w:tblStylePr w:type="band1Horz">
      <w:pPr>
        <w:wordWrap/>
        <w:ind w:right="0" w:rightChars="0"/>
        <w:spacing w:beforeLines="0" w:afterLines="0" w:line="240" w:lineRule="auto"/>
      </w:pPr>
      <w:rPr>
        <w:rFonts w:asciiTheme="minorHAnsi" w:hAnsiTheme="minorHAnsi"/>
        <w:color w:val="FF9900"/>
        <w:sz w:val="22"/>
      </w:rPr>
      <w:tblPr/>
    </w:tblStylePr>
    <w:tblStylePr w:type="band2Horz">
      <w:pPr>
        <w:wordWrap/>
        <w:ind w:right="0" w:rightChars="0"/>
        <w:spacing w:beforeLines="0" w:afterLines="0" w:line="240" w:lineRule="auto"/>
        <w:jc w:val="left"/>
      </w:pPr>
      <w:rPr>
        <w:rFonts w:asciiTheme="minorHAnsi" w:hAnsiTheme="minorHAnsi"/>
        <w:sz w:val="22"/>
      </w:rPr>
      <w:tblPr/>
    </w:tblStylePr>
  </w:style>
  <w:style w:type="table" w:customStyle="1" w:styleId="IntenseQuote1">
    <w:name w:val="Intense Quote1"/>
    <w:basedOn w:val="TableNormal"/>
    <w:uiPriority w:val="60"/>
    <w:qFormat/>
    <w:rsid w:val="005974bd"/>
    <w:rPr>
      <w:color w:val="365F91"/>
      <w:sz w:val="20"/>
      <w:szCs w:val="20"/>
    </w:rPr>
    <w:tblPr>
      <w:tblStyleRowBandSize w:val="1"/>
      <w:tblStyleColBandSize w:val="1"/>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nil"/>
          <w:bottom w:val="single" w:color="4F81BD" w:sz="8" w:space="0"/>
          <w:right w:val="nil"/>
          <w:insideH w:val="nil"/>
          <w:insideV w:val="nil"/>
        </w:tcBorders>
      </w:tcPr>
    </w:tblStylePr>
    <w:tblStylePr w:type="lastRow">
      <w:pPr>
        <w:spacing w:before="0" w:after="0" w:line="240" w:lineRule="auto"/>
      </w:pPr>
      <w:rPr>
        <w:b/>
        <w:bCs/>
      </w:rPr>
      <w:tblPr/>
      <w:tcPr>
        <w:tcBorders>
          <w:top w:val="single" w:color="4F81BD" w:sz="8" w:space="0"/>
          <w:left w:val="nil"/>
          <w:bottom w:val="single" w:color="4F81BD"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DarkList-Accent1">
    <w:name w:val="Dark List Accent 1"/>
    <w:basedOn w:val="TableNormal"/>
    <w:uiPriority w:val="65"/>
    <w:rsid w:val="005974bd"/>
    <w:rPr>
      <w:color w:val="000000"/>
      <w:sz w:val="20"/>
      <w:szCs w:val="20"/>
    </w:rPr>
    <w:tblPr>
      <w:tblStyleRowBandSize w:val="1"/>
      <w:tblStyleColBandSize w:val="1"/>
      <w:tblBorders>
        <w:top w:val="single" w:color="4F81BD" w:sz="8" w:space="0"/>
        <w:bottom w:val="single" w:color="4F81BD" w:sz="8" w:space="0"/>
      </w:tblBorders>
    </w:tblPr>
    <w:tblStylePr w:type="firstRow">
      <w:tblPr/>
      <w:tcPr>
        <w:tcBorders>
          <w:top w:val="nil"/>
          <w:bottom w:val="single" w:color="4F81BD" w:sz="8" w:space="0"/>
        </w:tcBorders>
      </w:tcPr>
    </w:tblStylePr>
    <w:tblStylePr w:type="lastRow">
      <w:rPr>
        <w:b/>
        <w:bCs/>
        <w:color w:val="1F497D"/>
      </w:rPr>
      <w:tblPr/>
      <w:tcPr>
        <w:tcBorders>
          <w:top w:val="single" w:color="4F81BD" w:sz="8" w:space="0"/>
          <w:bottom w:val="single" w:color="4F81BD" w:sz="8" w:space="0"/>
        </w:tcBorders>
      </w:tcPr>
    </w:tblStylePr>
    <w:tblStylePr w:type="firstCol">
      <w:rPr>
        <w:b/>
        <w:bCs/>
      </w:rPr>
      <w:tblPr/>
    </w:tblStylePr>
    <w:tblStylePr w:type="lastCol">
      <w:rPr>
        <w:b/>
        <w:bCs/>
      </w:rPr>
      <w:tblPr/>
      <w:tcPr>
        <w:tcBorders>
          <w:top w:val="single" w:color="4F81BD" w:sz="8" w:space="0"/>
          <w:bottom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MediumGrid1-Accent1">
    <w:name w:val="Medium Grid 1 Accent 1"/>
    <w:basedOn w:val="TableNormal"/>
    <w:uiPriority w:val="62"/>
    <w:rsid w:val="005974bd"/>
    <w:rPr>
      <w:sz w:val="20"/>
      <w:szCs w:val="20"/>
    </w:rPr>
    <w:tblPr>
      <w:tblStyleRowBandSize w:val="1"/>
      <w:tblStyleColBandSize w:val="1"/>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single" w:color="4F81BD" w:sz="18" w:space="0"/>
          <w:right w:val="single" w:color="4F81BD" w:sz="8" w:space="0"/>
          <w:insideH w:val="nil"/>
          <w:insideV w:val="single" w:color="4F81BD" w:sz="8" w:space="0"/>
        </w:tcBorders>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insideH w:val="nil"/>
          <w:insideV w:val="single" w:color="4F81BD" w:sz="8" w:space="0"/>
        </w:tcBorders>
      </w:tcPr>
    </w:tblStylePr>
    <w:tblStylePr w:type="firstCol">
      <w:rPr>
        <w:b/>
        <w:bCs/>
      </w:rPr>
      <w:tblPr/>
    </w:tblStylePr>
    <w:tblStylePr w:type="lastCol">
      <w:rPr>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color="4F81BD"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color="4F81BD" w:sz="8" w:space="0"/>
        </w:tcBorders>
      </w:tcPr>
    </w:tblStylePr>
  </w:style>
  <w:style w:type="table" w:customStyle="1" w:styleId="MediumShading1-Accent11">
    <w:name w:val="Medium Shading 1 - Accent 11"/>
    <w:basedOn w:val="TableNormal"/>
    <w:uiPriority w:val="63"/>
    <w:rsid w:val="005974bd"/>
    <w:rPr>
      <w:sz w:val="20"/>
      <w:szCs w:val="20"/>
    </w:rPr>
    <w:tblPr>
      <w:tblStyleRowBandSize w:val="1"/>
      <w:tblStyleColBandSize w:val="1"/>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Pr/>
    </w:tblStylePr>
    <w:tblStylePr w:type="lastCol">
      <w:rPr>
        <w:b/>
        <w:bCs/>
      </w:rPr>
      <w:tbl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LightShading-Accent5">
    <w:name w:val="Light Shading Accent 5"/>
    <w:basedOn w:val="TableNormal"/>
    <w:uiPriority w:val="60"/>
    <w:rsid w:val="005974bd"/>
    <w:rPr>
      <w:color w:val="31849B"/>
      <w:sz w:val="20"/>
      <w:szCs w:val="20"/>
    </w:rPr>
    <w:tblPr>
      <w:tblStyleRowBandSize w:val="1"/>
      <w:tblStyleColBandSize w:val="1"/>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nil"/>
          <w:bottom w:val="single" w:color="4BACC6" w:sz="8" w:space="0"/>
          <w:right w:val="nil"/>
          <w:insideH w:val="nil"/>
          <w:insideV w:val="nil"/>
        </w:tcBorders>
      </w:tcPr>
    </w:tblStylePr>
    <w:tblStylePr w:type="lastRow">
      <w:pPr>
        <w:spacing w:before="0" w:after="0" w:line="240" w:lineRule="auto"/>
      </w:pPr>
      <w:rPr>
        <w:b/>
        <w:bCs/>
      </w:rPr>
      <w:tblPr/>
      <w:tcPr>
        <w:tcBorders>
          <w:top w:val="single" w:color="4BACC6" w:sz="8" w:space="0"/>
          <w:left w:val="nil"/>
          <w:bottom w:val="single" w:color="4BACC6"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customStyle="1" w:styleId="LightShading-Accent11">
    <w:name w:val="Light Shading - Accent 11"/>
    <w:basedOn w:val="TableNormal"/>
    <w:uiPriority w:val="60"/>
    <w:rsid w:val="005974bd"/>
    <w:rPr>
      <w:color w:val="365F91"/>
      <w:sz w:val="20"/>
      <w:szCs w:val="20"/>
    </w:rPr>
    <w:tblPr>
      <w:tblStyleRowBandSize w:val="1"/>
      <w:tblStyleColBandSize w:val="1"/>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nil"/>
          <w:bottom w:val="single" w:color="4F81BD" w:sz="8" w:space="0"/>
          <w:right w:val="nil"/>
          <w:insideH w:val="nil"/>
          <w:insideV w:val="nil"/>
        </w:tcBorders>
      </w:tcPr>
    </w:tblStylePr>
    <w:tblStylePr w:type="lastRow">
      <w:pPr>
        <w:spacing w:before="0" w:after="0" w:line="240" w:lineRule="auto"/>
      </w:pPr>
      <w:rPr>
        <w:b/>
        <w:bCs/>
      </w:rPr>
      <w:tblPr/>
      <w:tcPr>
        <w:tcBorders>
          <w:top w:val="single" w:color="4F81BD" w:sz="8" w:space="0"/>
          <w:left w:val="nil"/>
          <w:bottom w:val="single" w:color="4F81BD" w:sz="8" w:space="0"/>
          <w:right w:val="nil"/>
          <w:insideH w:val="nil"/>
          <w:insideV w:val="nil"/>
        </w:tcBorders>
      </w:tcPr>
    </w:tblStylePr>
    <w:tblStylePr w:type="firstCol">
      <w:rPr>
        <w:b/>
        <w:bCs/>
      </w:rPr>
      <w:tblPr/>
    </w:tblStylePr>
    <w:tblStylePr w:type="lastCol">
      <w:rPr>
        <w:b/>
        <w:bCs/>
      </w:rPr>
      <w:tbl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Grid-Accent1">
    <w:name w:val="Light Grid Accent 1"/>
    <w:basedOn w:val="TableNormal"/>
    <w:rsid w:val="00bf53c3"/>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color="4F81BD" w:themeColor="accent1"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color="4F81BD" w:themeColor="accent1" w:sz="8" w:space="0"/>
        </w:tcBorders>
      </w:tcPr>
    </w:tblStylePr>
    <w:tblStylePr w:type="firstCol">
      <w:rPr>
        <w:rFonts w:asciiTheme="majorHAnsi" w:hAnsiTheme="majorHAnsi" w:eastAsiaTheme="majorEastAsia" w:cstheme="majorBidi"/>
        <w:b/>
        <w:bCs/>
      </w:rPr>
      <w:tbl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color="4F81BD" w:themeColor="accent1" w:sz="8" w:space="0"/>
        </w:tcBorders>
      </w:tcPr>
    </w:tblStylePr>
  </w:style>
  <w:style w:type="table" w:styleId="ColorfulShading-Accent1">
    <w:name w:val="Colorful Shading Accent 1"/>
    <w:basedOn w:val="TableNormal"/>
    <w:rsid w:val="00cc6579"/>
    <w:rPr>
      <w:color w:val="000000" w:themeColor="text1"/>
    </w:rPr>
    <w:tblPr>
      <w:tblStyleRowBandSize w:val="1"/>
      <w:tblStyleColBandSize w:val="1"/>
      <w:tblBorders>
        <w:top w:val="single" w:color="C0504D" w:themeColor="accent2" w:sz="24" w:space="0"/>
        <w:left w:val="single" w:color="4F81BD" w:themeColor="accent1" w:sz="4" w:space="0"/>
        <w:bottom w:val="single" w:color="4F81BD" w:themeColor="accent1" w:sz="4" w:space="0"/>
        <w:right w:val="single" w:color="4F81BD" w:themeColor="accent1" w:sz="4" w:space="0"/>
        <w:insideH w:val="single" w:color="FFFFFF" w:themeColor="background1" w:sz="4" w:space="0"/>
        <w:insideV w:val="single" w:color="FFFFFF" w:themeColor="background1" w:sz="4" w:space="0"/>
      </w:tblBorders>
    </w:tblPr>
    <w:tcPr>
      <w:shd w:val="clear" w:color="auto" w:fill="EDF2F8" w:themeFill="accen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rPr>
      <w:tblPr/>
      <w:tcPr>
        <w:tcBorders>
          <w:top w:val="single" w:color="FFFFFF" w:themeColor="background1" w:sz="6" w:space="0"/>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color="2C4C74" w:themeColor="accent1" w:sz="4" w:space="0"/>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Pr/>
    </w:tblStylePr>
    <w:tblStylePr w:type="nwCell">
      <w:rPr>
        <w:color w:val="000000" w:themeColor="text1"/>
      </w:rPr>
      <w:tblPr/>
    </w:tblStylePr>
  </w:style>
  <w:style w:type="table" w:styleId="LightList-Accent1">
    <w:name w:val="Light List Accent 1"/>
    <w:basedOn w:val="TableNormal"/>
    <w:rsid w:val="00f3642f"/>
    <w:tblPr>
      <w:tblStyleRowBandSize w:val="1"/>
      <w:tblStyleColBandSize w:val="1"/>
      <w:tblBorders>
        <w:top w:val="single" w:color="4F81BD" w:themeColor="accent1" w:sz="8" w:space="0"/>
        <w:left w:val="single" w:color="4F81BD" w:themeColor="accent1" w:sz="8" w:space="0"/>
        <w:bottom w:val="single" w:color="4F81BD" w:themeColor="accent1" w:sz="8" w:space="0"/>
        <w:right w:val="single" w:color="4F81BD" w:themeColor="accent1" w:sz="8" w:space="0"/>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Pr/>
    </w:tblStylePr>
    <w:tblStylePr w:type="lastCol">
      <w:rPr>
        <w:b/>
        <w:bCs/>
      </w:rPr>
      <w:tbl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customStyle="1" w:styleId="AWS">
    <w:name w:val="AWS"/>
    <w:basedOn w:val="TableNormal"/>
    <w:uiPriority w:val="99"/>
    <w:rsid w:val="0050099e"/>
    <w:pPr>
      <w:spacing w:after="140" w:line="280" w:lineRule="atLeast"/>
    </w:pPr>
    <w:rPr>
      <w:color w:val="auto"/>
      <w:sz w:val="20"/>
    </w:rPr>
    <w:tblPr>
      <w:tblInd w:w="144" w:type="dxa"/>
      <w:tblBorders>
        <w:top w:val="single" w:color="146EB4" w:sz="8" w:space="0"/>
        <w:bottom w:val="single" w:color="146EB4" w:sz="8" w:space="0"/>
        <w:insideH w:val="single" w:color="146EB4" w:sz="8" w:space="0"/>
      </w:tblBorders>
    </w:tblPr>
    <w:tblStylePr w:type="firstRow">
      <w:rPr>
        <w:b/>
      </w:rPr>
      <w:tblPr/>
      <w:trPr>
        <w:tblHeader/>
      </w:trPr>
      <w:tcPr>
        <w:shd w:val="clear" w:color="auto" w:fill="CBD5E9"/>
      </w:tcPr>
    </w:tblStylePr>
    <w:tblStylePr w:type="lastRow">
      <w:tblPr/>
      <w:tcPr>
        <w:tcBorders>
          <w:insideH w:val="nil"/>
        </w:tcBorders>
      </w:tcPr>
    </w:tblStylePr>
    <w:tblStylePr w:type="firstCol">
      <w:rPr>
        <w:b/>
      </w:rPr>
      <w:tblPr/>
    </w:tblStylePr>
  </w:style>
  <w:style w:type="table" w:styleId="LightList-Accent5">
    <w:name w:val="Light List Accent 5"/>
    <w:basedOn w:val="TableNormal"/>
    <w:rsid w:val="00320153"/>
    <w:tblPr>
      <w:tblStyleRowBandSize w:val="1"/>
      <w:tblStyleColBandSize w:val="1"/>
      <w:tblBorders>
        <w:top w:val="single" w:color="4BACC6" w:themeColor="accent5" w:sz="8" w:space="0"/>
        <w:left w:val="single" w:color="4BACC6" w:themeColor="accent5" w:sz="8" w:space="0"/>
        <w:bottom w:val="single" w:color="4BACC6" w:themeColor="accent5" w:sz="8" w:space="0"/>
        <w:right w:val="single" w:color="4BACC6" w:themeColor="accent5" w:sz="8" w:space="0"/>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Pr/>
    </w:tblStylePr>
    <w:tblStylePr w:type="lastCol">
      <w:rPr>
        <w:b/>
        <w:bCs/>
      </w:rPr>
      <w:tbl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customStyle="1" w:styleId="AWSWide">
    <w:name w:val="AWS Wide"/>
    <w:basedOn w:val="AWS"/>
    <w:uiPriority w:val="99"/>
    <w:rsid w:val="0050099e"/>
    <w:tblPr>
      <w:tblInd w:w="-720" w:type="dxa"/>
    </w:tblPr>
    <w:tblStylePr w:type="firstRow">
      <w:rPr>
        <w:b/>
      </w:rPr>
      <w:tblPr/>
      <w:trPr>
        <w:tblHeader/>
      </w:trPr>
      <w:tcPr>
        <w:shd w:val="clear" w:color="auto" w:fill="CBD5E9"/>
      </w:tcPr>
    </w:tblStylePr>
    <w:tblStylePr w:type="lastRow">
      <w:tblPr/>
      <w:tcPr>
        <w:tcBorders>
          <w:insideH w:val="nil"/>
        </w:tcBorders>
      </w:tcPr>
    </w:tblStylePr>
    <w:tblStylePr w:type="firstCol">
      <w:rPr>
        <w:b/>
      </w:rPr>
      <w:tblPr/>
    </w:tblStylePr>
  </w:style>
  <w:style w:type="table" w:customStyle="1" w:styleId="Style1">
    <w:name w:val="Style1"/>
    <w:basedOn w:val="TableNormal"/>
    <w:uiPriority w:val="99"/>
    <w:rsid w:val="001d642b"/>
    <w:rPr>
      <w:sz w:val="18"/>
    </w:rPr>
    <w:tblPr>
      <w:tblInd w:w="-2880" w:type="dxa"/>
      <w:tblBorders>
        <w:top w:val="single" w:color="146EB4" w:sz="4" w:space="0"/>
        <w:bottom w:val="single" w:color="146EB4" w:sz="4" w:space="0"/>
        <w:insideH w:val="single" w:color="146EB4" w:sz="4" w:space="0"/>
      </w:tblBorders>
    </w:tblPr>
    <w:tcPr>
      <w:shd w:val="clear" w:color="auto" w:fill="auto"/>
    </w:tcPr>
  </w:style>
  <w:style w:type="table" w:customStyle="1" w:styleId="19">
    <w:name w:val="19"/>
    <w:basedOn w:val="TableNormal"/>
    <w:rPr>
      <w:color w:val="000000"/>
      <w:sz w:val="20"/>
      <w:szCs w:val="20"/>
    </w:rPr>
    <w:tblPr>
      <w:tblStyleRowBandSize w:val="1"/>
      <w:tblStyleColBandSize w:val="1"/>
      <w:tblCellMar>
        <w:top w:w="58" w:type="dxa"/>
        <w:left w:w="115" w:type="dxa"/>
        <w:bottom w:w="58" w:type="dxa"/>
        <w:right w:w="115" w:type="dxa"/>
      </w:tblCellMar>
    </w:tblPr>
    <w:tcPr>
      <w:shd w:val="clear" w:color="auto" w:fill="EDF2F8"/>
    </w:tcPr>
    <w:tblStylePr w:type="firstRow">
      <w:rPr>
        <w:b/>
      </w:rPr>
      <w:tblPr/>
      <w:tcPr>
        <w:shd w:val="clear" w:color="auto" w:fill="CBD5E9"/>
      </w:tcPr>
    </w:tblStylePr>
    <w:tblStylePr w:type="lastRow">
      <w:tblPr/>
      <w:tcPr>
        <w:tcBorders>
          <w:insideH w:val="nil"/>
        </w:tcBorders>
      </w:tcPr>
    </w:tblStylePr>
    <w:tblStylePr w:type="firstCol">
      <w:rPr>
        <w:b/>
      </w:rPr>
      <w:tblPr/>
    </w:tblStylePr>
  </w:style>
  <w:style w:type="table" w:customStyle="1" w:styleId="18">
    <w:name w:val="18"/>
    <w:basedOn w:val="TableNormal"/>
    <w:rPr>
      <w:color w:val="000000"/>
      <w:sz w:val="20"/>
      <w:szCs w:val="20"/>
    </w:rPr>
    <w:tblPr>
      <w:tblStyleRowBandSize w:val="1"/>
      <w:tblStyleColBandSize w:val="1"/>
      <w:tblCellMar>
        <w:left w:w="115" w:type="dxa"/>
        <w:right w:w="115" w:type="dxa"/>
      </w:tblCellMar>
    </w:tblPr>
    <w:tcPr>
      <w:shd w:val="clear" w:color="auto" w:fill="EDF2F8"/>
    </w:tcPr>
    <w:tblStylePr w:type="firstRow">
      <w:rPr>
        <w:b/>
      </w:rPr>
      <w:tblPr/>
      <w:tcPr>
        <w:shd w:val="clear" w:color="auto" w:fill="CBD5E9"/>
      </w:tcPr>
    </w:tblStylePr>
    <w:tblStylePr w:type="lastRow">
      <w:tblPr/>
      <w:tcPr>
        <w:tcBorders>
          <w:insideH w:val="nil"/>
        </w:tcBorders>
      </w:tcPr>
    </w:tblStylePr>
    <w:tblStylePr w:type="firstCol">
      <w:rPr>
        <w:b/>
      </w:rPr>
      <w:tblPr/>
    </w:tblStylePr>
  </w:style>
  <w:style w:type="table" w:customStyle="1" w:styleId="17">
    <w:name w:val="17"/>
    <w:basedOn w:val="TableNormal"/>
    <w:rPr>
      <w:color w:val="000000"/>
      <w:sz w:val="20"/>
      <w:szCs w:val="20"/>
    </w:rPr>
    <w:tblPr>
      <w:tblStyleRowBandSize w:val="1"/>
      <w:tblStyleColBandSize w:val="1"/>
      <w:tblCellMar>
        <w:left w:w="115" w:type="dxa"/>
        <w:right w:w="115" w:type="dxa"/>
      </w:tblCellMar>
    </w:tblPr>
    <w:tcPr>
      <w:shd w:val="clear" w:color="auto" w:fill="EDF2F8"/>
    </w:tcPr>
  </w:style>
  <w:style w:type="table" w:customStyle="1" w:styleId="16">
    <w:name w:val="16"/>
    <w:basedOn w:val="TableNormal"/>
    <w:rPr>
      <w:color w:val="000000"/>
      <w:sz w:val="20"/>
      <w:szCs w:val="20"/>
    </w:rPr>
    <w:tblPr>
      <w:tblStyleRowBandSize w:val="1"/>
      <w:tblStyleColBandSize w:val="1"/>
      <w:tblCellMar>
        <w:left w:w="115" w:type="dxa"/>
        <w:right w:w="115" w:type="dxa"/>
      </w:tblCellMar>
    </w:tblPr>
    <w:tcPr>
      <w:shd w:val="clear" w:color="auto" w:fill="EDF2F8"/>
    </w:tcPr>
    <w:tblStylePr w:type="firstRow">
      <w:rPr>
        <w:b/>
      </w:rPr>
      <w:tblPr/>
      <w:tcPr>
        <w:shd w:val="clear" w:color="auto" w:fill="CBD5E9"/>
      </w:tcPr>
    </w:tblStylePr>
    <w:tblStylePr w:type="lastRow">
      <w:tblPr/>
      <w:tcPr>
        <w:tcBorders>
          <w:insideH w:val="nil"/>
        </w:tcBorders>
      </w:tcPr>
    </w:tblStylePr>
    <w:tblStylePr w:type="firstCol">
      <w:rPr>
        <w:b/>
      </w:rPr>
      <w:tblPr/>
    </w:tblStylePr>
  </w:style>
  <w:style w:type="table" w:customStyle="1" w:styleId="15">
    <w:name w:val="15"/>
    <w:basedOn w:val="TableNormal"/>
    <w:rPr>
      <w:color w:val="000000"/>
      <w:sz w:val="20"/>
      <w:szCs w:val="20"/>
    </w:rPr>
    <w:tblPr>
      <w:tblStyleRowBandSize w:val="1"/>
      <w:tblStyleColBandSize w:val="1"/>
      <w:tblCellMar>
        <w:left w:w="115" w:type="dxa"/>
        <w:right w:w="115" w:type="dxa"/>
      </w:tblCellMar>
    </w:tblPr>
    <w:tcPr>
      <w:shd w:val="clear" w:color="auto" w:fill="EDF2F8"/>
    </w:tcPr>
    <w:tblStylePr w:type="firstRow">
      <w:rPr>
        <w:b/>
      </w:rPr>
      <w:tblPr/>
      <w:tcPr>
        <w:shd w:val="clear" w:color="auto" w:fill="CBD5E9"/>
      </w:tcPr>
    </w:tblStylePr>
    <w:tblStylePr w:type="lastRow">
      <w:tblPr/>
      <w:tcPr>
        <w:tcBorders>
          <w:insideH w:val="nil"/>
        </w:tcBorders>
      </w:tcPr>
    </w:tblStylePr>
    <w:tblStylePr w:type="firstCol">
      <w:rPr>
        <w:b/>
      </w:rPr>
      <w:tblPr/>
    </w:tblStylePr>
  </w:style>
  <w:style w:type="table" w:customStyle="1" w:styleId="14">
    <w:name w:val="14"/>
    <w:basedOn w:val="TableNormal"/>
    <w:rPr>
      <w:color w:val="000000"/>
      <w:sz w:val="20"/>
      <w:szCs w:val="20"/>
    </w:rPr>
    <w:tblPr>
      <w:tblStyleRowBandSize w:val="1"/>
      <w:tblStyleColBandSize w:val="1"/>
      <w:tblCellMar>
        <w:left w:w="115" w:type="dxa"/>
        <w:right w:w="115" w:type="dxa"/>
      </w:tblCellMar>
    </w:tblPr>
    <w:tcPr>
      <w:shd w:val="clear" w:color="auto" w:fill="EDF2F8"/>
    </w:tcPr>
    <w:tblStylePr w:type="firstRow">
      <w:rPr>
        <w:b/>
      </w:rPr>
      <w:tblPr/>
      <w:tcPr>
        <w:shd w:val="clear" w:color="auto" w:fill="CBD5E9"/>
      </w:tcPr>
    </w:tblStylePr>
    <w:tblStylePr w:type="lastRow">
      <w:tblPr/>
      <w:tcPr>
        <w:tcBorders>
          <w:insideH w:val="nil"/>
        </w:tcBorders>
      </w:tcPr>
    </w:tblStylePr>
    <w:tblStylePr w:type="firstCol">
      <w:rPr>
        <w:b/>
      </w:rPr>
      <w:tblPr/>
    </w:tblStylePr>
  </w:style>
  <w:style w:type="table" w:customStyle="1" w:styleId="13">
    <w:name w:val="13"/>
    <w:basedOn w:val="TableNormal"/>
    <w:rPr>
      <w:color w:val="000000"/>
      <w:sz w:val="20"/>
      <w:szCs w:val="20"/>
    </w:rPr>
    <w:tblPr>
      <w:tblStyleRowBandSize w:val="1"/>
      <w:tblStyleColBandSize w:val="1"/>
      <w:tblCellMar>
        <w:left w:w="115" w:type="dxa"/>
        <w:right w:w="115" w:type="dxa"/>
      </w:tblCellMar>
    </w:tblPr>
    <w:tcPr>
      <w:shd w:val="clear" w:color="auto" w:fill="EDF2F8"/>
    </w:tcPr>
    <w:tblStylePr w:type="firstRow">
      <w:rPr>
        <w:b/>
      </w:rPr>
      <w:tblPr/>
      <w:tcPr>
        <w:shd w:val="clear" w:color="auto" w:fill="CBD5E9"/>
      </w:tcPr>
    </w:tblStylePr>
    <w:tblStylePr w:type="lastRow">
      <w:tblPr/>
      <w:tcPr>
        <w:tcBorders>
          <w:insideH w:val="nil"/>
        </w:tcBorders>
      </w:tcPr>
    </w:tblStylePr>
    <w:tblStylePr w:type="firstCol">
      <w:rPr>
        <w:b/>
      </w:rPr>
      <w:tblPr/>
    </w:tblStylePr>
  </w:style>
  <w:style w:type="table" w:customStyle="1" w:styleId="12">
    <w:name w:val="12"/>
    <w:basedOn w:val="TableNormal"/>
    <w:rPr>
      <w:color w:val="000000"/>
      <w:sz w:val="20"/>
      <w:szCs w:val="20"/>
    </w:rPr>
    <w:tblPr>
      <w:tblStyleRowBandSize w:val="1"/>
      <w:tblStyleColBandSize w:val="1"/>
      <w:tblCellMar>
        <w:left w:w="115" w:type="dxa"/>
        <w:right w:w="115" w:type="dxa"/>
      </w:tblCellMar>
    </w:tblPr>
    <w:tcPr>
      <w:shd w:val="clear" w:color="auto" w:fill="EDF2F8"/>
    </w:tcPr>
    <w:tblStylePr w:type="firstRow">
      <w:rPr>
        <w:b/>
      </w:rPr>
      <w:tblPr/>
      <w:tcPr>
        <w:shd w:val="clear" w:color="auto" w:fill="CBD5E9"/>
      </w:tcPr>
    </w:tblStylePr>
    <w:tblStylePr w:type="lastRow">
      <w:tblPr/>
      <w:tcPr>
        <w:tcBorders>
          <w:insideH w:val="nil"/>
        </w:tcBorders>
      </w:tcPr>
    </w:tblStylePr>
    <w:tblStylePr w:type="firstCol">
      <w:rPr>
        <w:b/>
      </w:rPr>
      <w:tblPr/>
    </w:tblStylePr>
  </w:style>
  <w:style w:type="table" w:customStyle="1" w:styleId="11">
    <w:name w:val="11"/>
    <w:basedOn w:val="TableNormal"/>
    <w:rPr>
      <w:color w:val="000000"/>
      <w:sz w:val="20"/>
      <w:szCs w:val="20"/>
    </w:rPr>
    <w:tblPr>
      <w:tblStyleRowBandSize w:val="1"/>
      <w:tblStyleColBandSize w:val="1"/>
      <w:tblCellMar>
        <w:left w:w="115" w:type="dxa"/>
        <w:right w:w="115" w:type="dxa"/>
      </w:tblCellMar>
    </w:tblPr>
    <w:tcPr>
      <w:shd w:val="clear" w:color="auto" w:fill="EDF2F8"/>
    </w:tcPr>
    <w:tblStylePr w:type="firstRow">
      <w:rPr>
        <w:b/>
      </w:rPr>
      <w:tblPr/>
      <w:tcPr>
        <w:shd w:val="clear" w:color="auto" w:fill="CBD5E9"/>
      </w:tcPr>
    </w:tblStylePr>
    <w:tblStylePr w:type="lastRow">
      <w:tblPr/>
      <w:tcPr>
        <w:tcBorders>
          <w:insideH w:val="nil"/>
        </w:tcBorders>
      </w:tcPr>
    </w:tblStylePr>
    <w:tblStylePr w:type="firstCol">
      <w:rPr>
        <w:b/>
      </w:rPr>
      <w:tblPr/>
    </w:tblStylePr>
  </w:style>
  <w:style w:type="table" w:customStyle="1" w:styleId="10">
    <w:name w:val="10"/>
    <w:basedOn w:val="TableNormal"/>
    <w:rPr>
      <w:color w:val="000000"/>
      <w:sz w:val="20"/>
      <w:szCs w:val="20"/>
    </w:rPr>
    <w:tblPr>
      <w:tblStyleRowBandSize w:val="1"/>
      <w:tblStyleColBandSize w:val="1"/>
      <w:tblCellMar>
        <w:left w:w="115" w:type="dxa"/>
        <w:right w:w="115" w:type="dxa"/>
      </w:tblCellMar>
    </w:tblPr>
    <w:tcPr>
      <w:shd w:val="clear" w:color="auto" w:fill="EDF2F8"/>
    </w:tcPr>
    <w:tblStylePr w:type="firstRow">
      <w:rPr>
        <w:b/>
      </w:rPr>
      <w:tblPr/>
      <w:tcPr>
        <w:shd w:val="clear" w:color="auto" w:fill="CBD5E9"/>
      </w:tcPr>
    </w:tblStylePr>
    <w:tblStylePr w:type="lastRow">
      <w:tblPr/>
      <w:tcPr>
        <w:tcBorders>
          <w:insideH w:val="nil"/>
        </w:tcBorders>
      </w:tcPr>
    </w:tblStylePr>
    <w:tblStylePr w:type="firstCol">
      <w:rPr>
        <w:b/>
      </w:rPr>
      <w:tblPr/>
    </w:tblStylePr>
  </w:style>
  <w:style w:type="table" w:customStyle="1" w:styleId="9">
    <w:name w:val="9"/>
    <w:basedOn w:val="TableNormal"/>
    <w:rPr>
      <w:color w:val="000000"/>
      <w:sz w:val="20"/>
      <w:szCs w:val="20"/>
    </w:rPr>
    <w:tblPr>
      <w:tblStyleRowBandSize w:val="1"/>
      <w:tblStyleColBandSize w:val="1"/>
      <w:tblCellMar>
        <w:left w:w="115" w:type="dxa"/>
        <w:right w:w="115" w:type="dxa"/>
      </w:tblCellMar>
    </w:tblPr>
    <w:tcPr>
      <w:shd w:val="clear" w:color="auto" w:fill="EDF2F8"/>
    </w:tcPr>
    <w:tblStylePr w:type="firstRow">
      <w:rPr>
        <w:b/>
      </w:rPr>
      <w:tblPr/>
      <w:tcPr>
        <w:shd w:val="clear" w:color="auto" w:fill="CBD5E9"/>
      </w:tcPr>
    </w:tblStylePr>
    <w:tblStylePr w:type="lastRow">
      <w:tblPr/>
      <w:tcPr>
        <w:tcBorders>
          <w:insideH w:val="nil"/>
        </w:tcBorders>
      </w:tcPr>
    </w:tblStylePr>
    <w:tblStylePr w:type="firstCol">
      <w:rPr>
        <w:b/>
      </w:rPr>
      <w:tblPr/>
    </w:tblStylePr>
  </w:style>
  <w:style w:type="table" w:customStyle="1" w:styleId="8">
    <w:name w:val="8"/>
    <w:basedOn w:val="TableNormal"/>
    <w:rPr>
      <w:color w:val="000000"/>
      <w:sz w:val="20"/>
      <w:szCs w:val="20"/>
    </w:rPr>
    <w:tblPr>
      <w:tblStyleRowBandSize w:val="1"/>
      <w:tblStyleColBandSize w:val="1"/>
      <w:tblCellMar>
        <w:left w:w="115" w:type="dxa"/>
        <w:right w:w="115" w:type="dxa"/>
      </w:tblCellMar>
    </w:tblPr>
    <w:tcPr>
      <w:shd w:val="clear" w:color="auto" w:fill="EDF2F8"/>
    </w:tcPr>
    <w:tblStylePr w:type="firstRow">
      <w:rPr>
        <w:b/>
      </w:rPr>
      <w:tblPr/>
      <w:tcPr>
        <w:shd w:val="clear" w:color="auto" w:fill="CBD5E9"/>
      </w:tcPr>
    </w:tblStylePr>
    <w:tblStylePr w:type="lastRow">
      <w:tblPr/>
      <w:tcPr>
        <w:tcBorders>
          <w:insideH w:val="nil"/>
        </w:tcBorders>
      </w:tcPr>
    </w:tblStylePr>
    <w:tblStylePr w:type="firstCol">
      <w:rPr>
        <w:b/>
      </w:rPr>
      <w:tblPr/>
    </w:tblStylePr>
  </w:style>
  <w:style w:type="table" w:customStyle="1" w:styleId="7">
    <w:name w:val="7"/>
    <w:basedOn w:val="TableNormal"/>
    <w:rPr>
      <w:color w:val="000000"/>
      <w:sz w:val="20"/>
      <w:szCs w:val="20"/>
    </w:rPr>
    <w:tblPr>
      <w:tblStyleRowBandSize w:val="1"/>
      <w:tblStyleColBandSize w:val="1"/>
      <w:tblCellMar>
        <w:left w:w="115" w:type="dxa"/>
        <w:right w:w="115" w:type="dxa"/>
      </w:tblCellMar>
    </w:tblPr>
    <w:tcPr>
      <w:shd w:val="clear" w:color="auto" w:fill="EDF2F8"/>
    </w:tcPr>
    <w:tblStylePr w:type="firstRow">
      <w:rPr>
        <w:b/>
      </w:rPr>
      <w:tblPr/>
      <w:tcPr>
        <w:shd w:val="clear" w:color="auto" w:fill="CBD5E9"/>
      </w:tcPr>
    </w:tblStylePr>
    <w:tblStylePr w:type="lastRow">
      <w:tblPr/>
      <w:tcPr>
        <w:tcBorders>
          <w:insideH w:val="nil"/>
        </w:tcBorders>
      </w:tcPr>
    </w:tblStylePr>
    <w:tblStylePr w:type="firstCol">
      <w:rPr>
        <w:b/>
      </w:rPr>
      <w:tblPr/>
    </w:tblStylePr>
  </w:style>
  <w:style w:type="table" w:customStyle="1" w:styleId="6">
    <w:name w:val="6"/>
    <w:basedOn w:val="TableNormal"/>
    <w:rPr>
      <w:color w:val="000000"/>
      <w:sz w:val="20"/>
      <w:szCs w:val="20"/>
    </w:rPr>
    <w:tblPr>
      <w:tblStyleRowBandSize w:val="1"/>
      <w:tblStyleColBandSize w:val="1"/>
      <w:tblCellMar>
        <w:left w:w="115" w:type="dxa"/>
        <w:right w:w="115" w:type="dxa"/>
      </w:tblCellMar>
    </w:tblPr>
    <w:tcPr>
      <w:shd w:val="clear" w:color="auto" w:fill="EDF2F8"/>
    </w:tcPr>
    <w:tblStylePr w:type="firstRow">
      <w:rPr>
        <w:b/>
      </w:rPr>
      <w:tblPr/>
      <w:tcPr>
        <w:shd w:val="clear" w:color="auto" w:fill="CBD5E9"/>
      </w:tcPr>
    </w:tblStylePr>
    <w:tblStylePr w:type="lastRow">
      <w:tblPr/>
      <w:tcPr>
        <w:tcBorders>
          <w:insideH w:val="nil"/>
        </w:tcBorders>
      </w:tcPr>
    </w:tblStylePr>
    <w:tblStylePr w:type="firstCol">
      <w:rPr>
        <w:b/>
      </w:rPr>
      <w:tblPr/>
    </w:tblStylePr>
  </w:style>
  <w:style w:type="table" w:customStyle="1" w:styleId="5">
    <w:name w:val="5"/>
    <w:basedOn w:val="TableNormal"/>
    <w:rPr>
      <w:color w:val="000000"/>
      <w:sz w:val="20"/>
      <w:szCs w:val="20"/>
    </w:rPr>
    <w:tblPr>
      <w:tblStyleRowBandSize w:val="1"/>
      <w:tblStyleColBandSize w:val="1"/>
      <w:tblCellMar>
        <w:left w:w="115" w:type="dxa"/>
        <w:right w:w="115" w:type="dxa"/>
      </w:tblCellMar>
    </w:tblPr>
    <w:tcPr>
      <w:shd w:val="clear" w:color="auto" w:fill="EDF2F8"/>
    </w:tcPr>
    <w:tblStylePr w:type="firstRow">
      <w:rPr>
        <w:b/>
      </w:rPr>
      <w:tblPr/>
      <w:tcPr>
        <w:shd w:val="clear" w:color="auto" w:fill="CBD5E9"/>
      </w:tcPr>
    </w:tblStylePr>
    <w:tblStylePr w:type="lastRow">
      <w:tblPr/>
      <w:tcPr>
        <w:tcBorders>
          <w:insideH w:val="nil"/>
        </w:tcBorders>
      </w:tcPr>
    </w:tblStylePr>
    <w:tblStylePr w:type="firstCol">
      <w:rPr>
        <w:b/>
      </w:rPr>
      <w:tblPr/>
    </w:tblStylePr>
  </w:style>
  <w:style w:type="table" w:customStyle="1" w:styleId="4">
    <w:name w:val="4"/>
    <w:basedOn w:val="TableNormal"/>
    <w:rPr>
      <w:color w:val="000000"/>
      <w:sz w:val="20"/>
      <w:szCs w:val="20"/>
    </w:rPr>
    <w:tblPr>
      <w:tblStyleRowBandSize w:val="1"/>
      <w:tblStyleColBandSize w:val="1"/>
      <w:tblCellMar>
        <w:left w:w="115" w:type="dxa"/>
        <w:right w:w="115" w:type="dxa"/>
      </w:tblCellMar>
    </w:tblPr>
    <w:tcPr>
      <w:shd w:val="clear" w:color="auto" w:fill="EDF2F8"/>
    </w:tcPr>
    <w:tblStylePr w:type="firstRow">
      <w:rPr>
        <w:b/>
      </w:rPr>
      <w:tblPr/>
      <w:tcPr>
        <w:shd w:val="clear" w:color="auto" w:fill="CBD5E9"/>
      </w:tcPr>
    </w:tblStylePr>
    <w:tblStylePr w:type="lastRow">
      <w:tblPr/>
      <w:tcPr>
        <w:tcBorders>
          <w:insideH w:val="nil"/>
        </w:tcBorders>
      </w:tcPr>
    </w:tblStylePr>
    <w:tblStylePr w:type="firstCol">
      <w:rPr>
        <w:b/>
      </w:rPr>
      <w:tblPr/>
    </w:tblStylePr>
  </w:style>
  <w:style w:type="table" w:customStyle="1" w:styleId="3">
    <w:name w:val="3"/>
    <w:basedOn w:val="TableNormal"/>
    <w:rPr>
      <w:color w:val="000000"/>
      <w:sz w:val="20"/>
      <w:szCs w:val="20"/>
    </w:rPr>
    <w:tblPr>
      <w:tblStyleRowBandSize w:val="1"/>
      <w:tblStyleColBandSize w:val="1"/>
      <w:tblCellMar>
        <w:left w:w="115" w:type="dxa"/>
        <w:right w:w="115" w:type="dxa"/>
      </w:tblCellMar>
    </w:tblPr>
    <w:tcPr>
      <w:shd w:val="clear" w:color="auto" w:fill="EDF2F8"/>
    </w:tcPr>
    <w:tblStylePr w:type="firstRow">
      <w:rPr>
        <w:b/>
      </w:rPr>
      <w:tblPr/>
      <w:tcPr>
        <w:shd w:val="clear" w:color="auto" w:fill="CBD5E9"/>
      </w:tcPr>
    </w:tblStylePr>
    <w:tblStylePr w:type="lastRow">
      <w:tblPr/>
      <w:tcPr>
        <w:tcBorders>
          <w:insideH w:val="nil"/>
        </w:tcBorders>
      </w:tcPr>
    </w:tblStylePr>
    <w:tblStylePr w:type="firstCol">
      <w:rPr>
        <w:b/>
      </w:rPr>
      <w:tblPr/>
    </w:tblStylePr>
  </w:style>
  <w:style w:type="table" w:customStyle="1" w:styleId="2">
    <w:name w:val="2"/>
    <w:basedOn w:val="TableNormal"/>
    <w:rPr>
      <w:color w:val="000000"/>
      <w:sz w:val="20"/>
      <w:szCs w:val="20"/>
    </w:rPr>
    <w:tblPr>
      <w:tblStyleRowBandSize w:val="1"/>
      <w:tblStyleColBandSize w:val="1"/>
      <w:tblCellMar>
        <w:left w:w="115" w:type="dxa"/>
        <w:right w:w="115" w:type="dxa"/>
      </w:tblCellMar>
    </w:tblPr>
    <w:tcPr>
      <w:shd w:val="clear" w:color="auto" w:fill="EDF2F8"/>
    </w:tcPr>
    <w:tblStylePr w:type="firstRow">
      <w:rPr>
        <w:b/>
      </w:rPr>
      <w:tblPr/>
      <w:tcPr>
        <w:shd w:val="clear" w:color="auto" w:fill="CBD5E9"/>
      </w:tcPr>
    </w:tblStylePr>
    <w:tblStylePr w:type="lastRow">
      <w:tblPr/>
      <w:tcPr>
        <w:tcBorders>
          <w:insideH w:val="nil"/>
        </w:tcBorders>
      </w:tcPr>
    </w:tblStylePr>
    <w:tblStylePr w:type="firstCol">
      <w:rPr>
        <w:b/>
      </w:rPr>
      <w:tblPr/>
    </w:tblStylePr>
  </w:style>
  <w:style w:type="table" w:customStyle="1" w:styleId="1">
    <w:name w:val="1"/>
    <w:basedOn w:val="TableNormal"/>
    <w:rPr>
      <w:color w:val="000000"/>
      <w:sz w:val="20"/>
      <w:szCs w:val="20"/>
    </w:rPr>
    <w:tblPr>
      <w:tblStyleRowBandSize w:val="1"/>
      <w:tblStyleColBandSize w:val="1"/>
      <w:tblCellMar>
        <w:left w:w="115" w:type="dxa"/>
        <w:right w:w="115" w:type="dxa"/>
      </w:tblCellMar>
    </w:tblPr>
    <w:tcPr>
      <w:shd w:val="clear" w:color="auto" w:fill="EDF2F8"/>
    </w:tcPr>
    <w:tblStylePr w:type="firstRow">
      <w:rPr>
        <w:b/>
      </w:rPr>
      <w:tblPr/>
      <w:tcPr>
        <w:shd w:val="clear" w:color="auto" w:fill="CBD5E9"/>
      </w:tcPr>
    </w:tblStylePr>
    <w:tblStylePr w:type="lastRow">
      <w:tblPr/>
      <w:tcPr>
        <w:tcBorders>
          <w:insideH w:val="nil"/>
        </w:tcBorders>
      </w:tcPr>
    </w:tblStylePr>
    <w:tblStylePr w:type="firstCol">
      <w:rPr>
        <w:b/>
      </w:rPr>
      <w:tbl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footer" Target="footer1.xml"/><Relationship Id="rId4" Type="http://schemas.openxmlformats.org/officeDocument/2006/relationships/hyperlink" Target="https://fwd.aws/Vmnx4" TargetMode="External"/><Relationship Id="rId5" Type="http://schemas.openxmlformats.org/officeDocument/2006/relationships/hyperlink" Target="http://aws.amazon.com/quickstart/" TargetMode="External"/><Relationship Id="rId6" Type="http://schemas.openxmlformats.org/officeDocument/2006/relationships/hyperlink" Target="https://platform.boomi.com/" TargetMode="External"/><Relationship Id="rId7" Type="http://schemas.openxmlformats.org/officeDocument/2006/relationships/hyperlink" Target="https://docs.aws.amazon.com/awsaccountbilling/latest/aboutv2/billing-reports-gettingstarted-turnonreports.html" TargetMode="External"/><Relationship Id="rId8" Type="http://schemas.openxmlformats.org/officeDocument/2006/relationships/hyperlink" Target="https://docs.aws.amazon.com/awsaccountbilling/latest/aboutv2/billing-reports-costusage.html" TargetMode="External"/><Relationship Id="rId9" Type="http://schemas.openxmlformats.org/officeDocument/2006/relationships/hyperlink" Target="https://boomi.com/form/trial/" TargetMode="External"/><Relationship Id="rId10" Type="http://schemas.openxmlformats.org/officeDocument/2006/relationships/image" Target="media/image2.png"/><Relationship Id="rId11" Type="http://schemas.openxmlformats.org/officeDocument/2006/relationships/hyperlink" Target="http://help.boomi.com/atomsphere/GUID-27BDD6B1-E6BD-48C9-8C6D-EC1B2CA60316.html" TargetMode="External"/><Relationship Id="rId12" Type="http://schemas.openxmlformats.org/officeDocument/2006/relationships/hyperlink" Target="https://aws.amazon.com/getting-started/" TargetMode="External"/><Relationship Id="rId13" Type="http://schemas.openxmlformats.org/officeDocument/2006/relationships/hyperlink" Target="https://aws.amazon.com/training/" TargetMode="External"/><Relationship Id="rId14" Type="http://schemas.openxmlformats.org/officeDocument/2006/relationships/hyperlink" Target="https://aws.amazon.com/" TargetMode="External"/><Relationship Id="rId15" Type="http://schemas.openxmlformats.org/officeDocument/2006/relationships/hyperlink" Target="http://docs.aws.amazon.com/general/latest/gr/aws_service_limits.html" TargetMode="External"/><Relationship Id="rId16" Type="http://schemas.openxmlformats.org/officeDocument/2006/relationships/hyperlink" Target="https://docs.aws.amazon.com/" TargetMode="External"/><Relationship Id="rId17" Type="http://schemas.openxmlformats.org/officeDocument/2006/relationships/hyperlink" Target="_blank" TargetMode="External"/><Relationship Id="rId18" Type="http://schemas.openxmlformats.org/officeDocument/2006/relationships/hyperlink" Target="https://aws.amazon.com/about-aws/global-infrastructure/" TargetMode="External"/><Relationship Id="rId19" Type="http://schemas.openxmlformats.org/officeDocument/2006/relationships/hyperlink" Target="https://docs.aws.amazon.com/AWSEC2/latest/UserGuide/ec2-key-pairs.html" TargetMode="External"/><Relationship Id="rId20" Type="http://schemas.openxmlformats.org/officeDocument/2006/relationships/hyperlink" Target="https://docs.aws.amazon.com/AWSEC2/latest/UserGuide/ec2-key-pairs.html" TargetMode="External"/><Relationship Id="rId21" Type="http://schemas.openxmlformats.org/officeDocument/2006/relationships/hyperlink" Target="https://docs.aws.amazon.com/IAM/latest/UserGuide/access_policies_job-functions.html" TargetMode="External"/><Relationship Id="rId22" Type="http://schemas.openxmlformats.org/officeDocument/2006/relationships/hyperlink" Target="http://docs.aws.amazon.com/AWSCloudFormation/latest/UserGuide/aws-properties-s3-bucket.html" TargetMode="External"/><Relationship Id="rId23" Type="http://schemas.openxmlformats.org/officeDocument/2006/relationships/hyperlink" Target="https://aws.amazon.com/" TargetMode="External"/><Relationship Id="rId24" Type="http://schemas.openxmlformats.org/officeDocument/2006/relationships/hyperlink" Target="https://console.aws.amazon.com/ec2/" TargetMode="External"/><Relationship Id="rId25" Type="http://schemas.openxmlformats.org/officeDocument/2006/relationships/hyperlink" Target="http://console.aws.amazon.com/acm/" TargetMode="External"/><Relationship Id="rId26" Type="http://schemas.openxmlformats.org/officeDocument/2006/relationships/diagramData" Target="diagrams/data3.xml"/><Relationship Id="rId27" Type="http://schemas.openxmlformats.org/officeDocument/2006/relationships/diagramLayout" Target="diagrams/layout3.xml"/><Relationship Id="rId28" Type="http://schemas.openxmlformats.org/officeDocument/2006/relationships/diagramQuickStyle" Target="diagrams/quickStyle3.xml"/><Relationship Id="rId29" Type="http://schemas.openxmlformats.org/officeDocument/2006/relationships/diagramColors" Target="diagrams/colors3.xml"/><Relationship Id="rId30" Type="http://schemas.microsoft.com/office/2007/relationships/diagramDrawing" Target="diagrams/drawing3.xml"/><Relationship Id="rId31" Type="http://schemas.openxmlformats.org/officeDocument/2006/relationships/diagramData" Target="diagrams/data4.xml"/><Relationship Id="rId32" Type="http://schemas.openxmlformats.org/officeDocument/2006/relationships/diagramLayout" Target="diagrams/layout4.xml"/><Relationship Id="rId33" Type="http://schemas.openxmlformats.org/officeDocument/2006/relationships/diagramQuickStyle" Target="diagrams/quickStyle4.xml"/><Relationship Id="rId34" Type="http://schemas.openxmlformats.org/officeDocument/2006/relationships/diagramColors" Target="diagrams/colors4.xml"/><Relationship Id="rId35" Type="http://schemas.microsoft.com/office/2007/relationships/diagramDrawing" Target="diagrams/drawing4.xml"/><Relationship Id="rId36" Type="http://schemas.openxmlformats.org/officeDocument/2006/relationships/hyperlink" Target="https://fwd.aws/XExbV" TargetMode="External"/><Relationship Id="rId37" Type="http://schemas.openxmlformats.org/officeDocument/2006/relationships/hyperlink" Target="https://fwd.aws/aDgWD" TargetMode="External"/><Relationship Id="rId38" Type="http://schemas.openxmlformats.org/officeDocument/2006/relationships/hyperlink" Target="https://docs.aws.amazon.com/vpc/latest/userguide/vpc-sharing.html" TargetMode="External"/><Relationship Id="rId39" Type="http://schemas.openxmlformats.org/officeDocument/2006/relationships/hyperlink" Target="https://docs.aws.amazon.com/vpc/latest/userguide/vpc-nat-gateway.html" TargetMode="External"/><Relationship Id="rId40" Type="http://schemas.openxmlformats.org/officeDocument/2006/relationships/hyperlink" Target="http://docs.aws.amazon.com/AmazonVPC/latest/UserGuide/VPC_DHCP_Options.html" TargetMode="External"/><Relationship Id="rId41" Type="http://schemas.openxmlformats.org/officeDocument/2006/relationships/hyperlink" Target="https://fwd.aws/Paeba" TargetMode="External"/><Relationship Id="rId42" Type="http://schemas.openxmlformats.org/officeDocument/2006/relationships/hyperlink" Target="https://aws-quickstart.github.io/option1.html" TargetMode="External"/><Relationship Id="rId43" Type="http://schemas.openxmlformats.org/officeDocument/2006/relationships/hyperlink" Target="https://fwd.aws/Pxvn9" TargetMode="External"/><Relationship Id="rId44" Type="http://schemas.openxmlformats.org/officeDocument/2006/relationships/hyperlink" Target="https://docs.aws.amazon.com/AWSCloudFormation/latest/UserGuide/aws-properties-resource-tags.html" TargetMode="External"/><Relationship Id="rId45" Type="http://schemas.openxmlformats.org/officeDocument/2006/relationships/hyperlink" Target="https://docs.aws.amazon.com/AWSCloudFormation/latest/UserGuide/cfn-console-add-tags.html" TargetMode="External"/><Relationship Id="rId46" Type="http://schemas.openxmlformats.org/officeDocument/2006/relationships/hyperlink" Target="https://platform.boomi.com/" TargetMode="External"/><Relationship Id="rId47" Type="http://schemas.openxmlformats.org/officeDocument/2006/relationships/image" Target="media/image3.png"/><Relationship Id="rId48" Type="http://schemas.openxmlformats.org/officeDocument/2006/relationships/image" Target="media/image4.png"/><Relationship Id="rId49" Type="http://schemas.openxmlformats.org/officeDocument/2006/relationships/image" Target="media/image5.png"/><Relationship Id="rId50" Type="http://schemas.openxmlformats.org/officeDocument/2006/relationships/image" Target="media/image6.png"/><Relationship Id="rId51" Type="http://schemas.openxmlformats.org/officeDocument/2006/relationships/image" Target="media/image7.png"/><Relationship Id="rId52" Type="http://schemas.openxmlformats.org/officeDocument/2006/relationships/image" Target="media/image8.png"/><Relationship Id="rId53" Type="http://schemas.openxmlformats.org/officeDocument/2006/relationships/image" Target="media/image9.png"/><Relationship Id="rId54" Type="http://schemas.openxmlformats.org/officeDocument/2006/relationships/image" Target="media/image10.png"/><Relationship Id="rId55" Type="http://schemas.openxmlformats.org/officeDocument/2006/relationships/hyperlink" Target="https://docs.aws.amazon.com/AWSCloudFormation/latest/UserGuide/troubleshooting.html" TargetMode="External"/><Relationship Id="rId56" Type="http://schemas.openxmlformats.org/officeDocument/2006/relationships/hyperlink" Target="http://docs.aws.amazon.com/AWSCloudFormation/latest/UserGuide/cloudformation-limits.html" TargetMode="External"/><Relationship Id="rId57" Type="http://schemas.openxmlformats.org/officeDocument/2006/relationships/hyperlink" Target="https://fwd.aws/Vmnx4" TargetMode="External"/><Relationship Id="rId58" Type="http://schemas.openxmlformats.org/officeDocument/2006/relationships/hyperlink" Target="https://aws-quickstart.github.io/" TargetMode="External"/><Relationship Id="rId59" Type="http://schemas.openxmlformats.org/officeDocument/2006/relationships/hyperlink" Target="https://aws.amazon.com/getting-started/" TargetMode="External"/><Relationship Id="rId60" Type="http://schemas.openxmlformats.org/officeDocument/2006/relationships/hyperlink" Target="https://docs.aws.amazon.com/general/latest/gr/" TargetMode="External"/><Relationship Id="rId61" Type="http://schemas.openxmlformats.org/officeDocument/2006/relationships/hyperlink" Target="https://docs.aws.amazon.com/general/latest/gr/glos-chap.html" TargetMode="External"/><Relationship Id="rId62" Type="http://schemas.openxmlformats.org/officeDocument/2006/relationships/hyperlink" Target="https://docs.aws.amazon.com/cloudformation/" TargetMode="External"/><Relationship Id="rId63" Type="http://schemas.openxmlformats.org/officeDocument/2006/relationships/hyperlink" Target="https://docs.aws.amazon.com/AWSEC2/latest/UserGuide/AmazonEBS.html" TargetMode="External"/><Relationship Id="rId64" Type="http://schemas.openxmlformats.org/officeDocument/2006/relationships/hyperlink" Target="https://docs.aws.amazon.com/ec2/" TargetMode="External"/><Relationship Id="rId65" Type="http://schemas.openxmlformats.org/officeDocument/2006/relationships/hyperlink" Target="https://docs.aws.amazon.com/iam/" TargetMode="External"/><Relationship Id="rId66" Type="http://schemas.openxmlformats.org/officeDocument/2006/relationships/hyperlink" Target="https://docs.aws.amazon.com/vpc/" TargetMode="External"/><Relationship Id="rId67" Type="http://schemas.openxmlformats.org/officeDocument/2006/relationships/hyperlink" Target="https://docs.aws.amazon.com/efs/latest/ug/whatisefs.html" TargetMode="External"/><Relationship Id="rId68" Type="http://schemas.openxmlformats.org/officeDocument/2006/relationships/hyperlink" Target="https://docs.aws.amazon.com/AmazonCloudWatch/latest/monitoring/WhatIsCloudWatch.html" TargetMode="External"/><Relationship Id="rId69" Type="http://schemas.openxmlformats.org/officeDocument/2006/relationships/hyperlink" Target="https://docs.aws.amazon.com/elasticloadbalancing/latest/userguide/what-is-load-balancing.html" TargetMode="External"/><Relationship Id="rId70" Type="http://schemas.openxmlformats.org/officeDocument/2006/relationships/hyperlink" Target="https://docs.aws.amazon.com/kms/latest/developerguide/overview.html" TargetMode="External"/><Relationship Id="rId71" Type="http://schemas.openxmlformats.org/officeDocument/2006/relationships/hyperlink" Target="http://help.boomi.com/atomsphere/GUID-A98714FA-9EAB-4B69-BCC8-7D8984F0B0EC.html" TargetMode="External"/><Relationship Id="rId72" Type="http://schemas.openxmlformats.org/officeDocument/2006/relationships/hyperlink" Target="https://aws.amazon.com/quickstart/" TargetMode="External"/><Relationship Id="rId73" Type="http://schemas.openxmlformats.org/officeDocument/2006/relationships/header" Target="header2.xml"/><Relationship Id="rId74" Type="http://schemas.openxmlformats.org/officeDocument/2006/relationships/header" Target="header3.xml"/><Relationship Id="rId75" Type="http://schemas.openxmlformats.org/officeDocument/2006/relationships/footer" Target="footer2.xml"/><Relationship Id="rId76" Type="http://schemas.openxmlformats.org/officeDocument/2006/relationships/footer" Target="footer3.xml"/><Relationship Id="rId77" Type="http://schemas.openxmlformats.org/officeDocument/2006/relationships/numbering" Target="numbering.xml"/><Relationship Id="rId78" Type="http://schemas.openxmlformats.org/officeDocument/2006/relationships/fontTable" Target="fontTable.xml"/><Relationship Id="rId79" Type="http://schemas.openxmlformats.org/officeDocument/2006/relationships/settings" Target="settings.xml"/><Relationship Id="rId80" Type="http://schemas.openxmlformats.org/officeDocument/2006/relationships/theme" Target="theme/theme1.xml"/><Relationship Id="rId81" Type="http://schemas.openxmlformats.org/officeDocument/2006/relationships/customXml" Target="../customXml/item1.xml"/><Relationship Id="rId82" Type="http://schemas.openxmlformats.org/officeDocument/2006/relationships/customXml" Target="../customXml/item2.xml"/><Relationship Id="rId83" Type="http://schemas.openxmlformats.org/officeDocument/2006/relationships/customXml" Target="../customXml/item3.xml"/><Relationship Id="rId84" Type="http://schemas.openxmlformats.org/officeDocument/2006/relationships/customXml" Target="../customXml/item4.xml"/><Relationship Id="rId85" Type="http://schemas.openxmlformats.org/officeDocument/2006/relationships/customXml" Target="../customXml/item5.xml"/>
</Relationships>
</file>

<file path=word/_rels/footer1.xml.rels><?xml version="1.0" encoding="UTF-8"?>
<Relationships xmlns="http://schemas.openxmlformats.org/package/2006/relationships"><Relationship Id="rId1" Type="http://schemas.openxmlformats.org/officeDocument/2006/relationships/image" Target="media/image1.png"/>
</Relationships>
</file>

<file path=word/_rels/footer2.xml.rels><?xml version="1.0" encoding="UTF-8"?>
<Relationships xmlns="http://schemas.openxmlformats.org/package/2006/relationships"><Relationship Id="rId1" Type="http://schemas.openxmlformats.org/officeDocument/2006/relationships/image" Target="media/image11.png"/>
</Relationships>
</file>

<file path=word/_rels/footer3.xml.rels><?xml version="1.0" encoding="UTF-8"?>
<Relationships xmlns="http://schemas.openxmlformats.org/package/2006/relationships"><Relationship Id="rId1" Type="http://schemas.openxmlformats.org/officeDocument/2006/relationships/image" Target="media/image12.png"/>
</Relationships>
</file>

<file path=word/diagrams/colors3.xml><?xml version="1.0" encoding="utf-8"?>
<dgm:colorsDef xmlns:dgm="http://schemas.openxmlformats.org/drawingml/2006/diagram" xmlns:a="http://schemas.openxmlformats.org/drawingml/2006/main" uniqueId="urn:microsoft.com/office/officeart/2005/8/colors/accent5_2">
  <dgm:title val=""/>
  <dgm:desc val=""/>
  <dgm:catLst>
    <dgm:cat type="accent5" pri="11200"/>
  </dgm:catLst>
  <dgm:styleLbl name="node0">
    <dgm:fillClrLst meth="repeat">
      <a:schemeClr val="accent5"/>
    </dgm:fillClrLst>
    <dgm:linClrLst meth="repeat">
      <a:schemeClr val="lt1"/>
    </dgm:linClrLst>
    <dgm:effectClrLst/>
    <dgm:txLinClrLst/>
    <dgm:txFillClrLst/>
    <dgm:txEffectClrLst/>
  </dgm:styleLbl>
  <dgm:styleLbl name="node1">
    <dgm:fillClrLst meth="repeat">
      <a:schemeClr val="accent5"/>
    </dgm:fillClrLst>
    <dgm:linClrLst meth="repeat">
      <a:schemeClr val="lt1"/>
    </dgm:linClrLst>
    <dgm:effectClrLst/>
    <dgm:txLinClrLst/>
    <dgm:txFillClrLst/>
    <dgm:txEffectClrLst/>
  </dgm:styleLbl>
  <dgm:styleLbl name="alignNode1">
    <dgm:fillClrLst meth="repeat">
      <a:schemeClr val="accent5"/>
    </dgm:fillClrLst>
    <dgm:linClrLst meth="repeat">
      <a:schemeClr val="accent5"/>
    </dgm:linClrLst>
    <dgm:effectClrLst/>
    <dgm:txLinClrLst/>
    <dgm:txFillClrLst/>
    <dgm:txEffectClrLst/>
  </dgm:styleLbl>
  <dgm:styleLbl name="lnNode1">
    <dgm:fillClrLst meth="repeat">
      <a:schemeClr val="accent5"/>
    </dgm:fillClrLst>
    <dgm:linClrLst meth="repeat">
      <a:schemeClr val="lt1"/>
    </dgm:linClrLst>
    <dgm:effectClrLst/>
    <dgm:txLinClrLst/>
    <dgm:txFillClrLst/>
    <dgm:txEffectClrLst/>
  </dgm:styleLbl>
  <dgm:styleLbl name="vennNode1">
    <dgm:fillClrLst meth="repeat">
      <a:schemeClr val="accent5">
        <a:alpha val="50000"/>
      </a:schemeClr>
    </dgm:fillClrLst>
    <dgm:linClrLst meth="repeat">
      <a:schemeClr val="lt1"/>
    </dgm:linClrLst>
    <dgm:effectClrLst/>
    <dgm:txLinClrLst/>
    <dgm:txFillClrLst/>
    <dgm:txEffectClrLst/>
  </dgm:styleLbl>
  <dgm:styleLbl name="node2">
    <dgm:fillClrLst meth="repeat">
      <a:schemeClr val="accent5"/>
    </dgm:fillClrLst>
    <dgm:linClrLst meth="repeat">
      <a:schemeClr val="lt1"/>
    </dgm:linClrLst>
    <dgm:effectClrLst/>
    <dgm:txLinClrLst/>
    <dgm:txFillClrLst/>
    <dgm:txEffectClrLst/>
  </dgm:styleLbl>
  <dgm:styleLbl name="node3">
    <dgm:fillClrLst meth="repeat">
      <a:schemeClr val="accent5"/>
    </dgm:fillClrLst>
    <dgm:linClrLst meth="repeat">
      <a:schemeClr val="lt1"/>
    </dgm:linClrLst>
    <dgm:effectClrLst/>
    <dgm:txLinClrLst/>
    <dgm:txFillClrLst/>
    <dgm:txEffectClrLst/>
  </dgm:styleLbl>
  <dgm:styleLbl name="node4">
    <dgm:fillClrLst meth="repeat">
      <a:schemeClr val="accent5"/>
    </dgm:fillClrLst>
    <dgm:linClrLst meth="repeat">
      <a:schemeClr val="lt1"/>
    </dgm:linClrLst>
    <dgm:effectClrLst/>
    <dgm:txLinClrLst/>
    <dgm:txFillClrLst/>
    <dgm:txEffectClrLst/>
  </dgm:styleLbl>
  <dgm:styleLbl name="f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5">
        <a:tint val="60000"/>
      </a:schemeClr>
    </dgm:fillClrLst>
    <dgm:linClrLst meth="repeat">
      <a:schemeClr val="accent5">
        <a:tint val="60000"/>
      </a:schemeClr>
    </dgm:linClrLst>
    <dgm:effectClrLst/>
    <dgm:txLinClrLst/>
    <dgm:txFillClrLst/>
    <dgm:txEffectClrLst/>
  </dgm:styleLbl>
  <dgm:styleLbl name="fgSibTrans2D1">
    <dgm:fillClrLst meth="repeat">
      <a:schemeClr val="accent5">
        <a:tint val="60000"/>
      </a:schemeClr>
    </dgm:fillClrLst>
    <dgm:linClrLst meth="repeat">
      <a:schemeClr val="accent5">
        <a:tint val="60000"/>
      </a:schemeClr>
    </dgm:linClrLst>
    <dgm:effectClrLst/>
    <dgm:txLinClrLst/>
    <dgm:txFillClrLst/>
    <dgm:txEffectClrLst/>
  </dgm:styleLbl>
  <dgm:styleLbl name="bgSibTrans2D1">
    <dgm:fillClrLst meth="repeat">
      <a:schemeClr val="accent5">
        <a:tint val="60000"/>
      </a:schemeClr>
    </dgm:fillClrLst>
    <dgm:linClrLst meth="repeat">
      <a:schemeClr val="accent5">
        <a:tint val="60000"/>
      </a:schemeClr>
    </dgm:linClrLst>
    <dgm:effectClrLst/>
    <dgm:txLinClrLst/>
    <dgm:txFillClrLst/>
    <dgm:txEffectClrLst/>
  </dgm:styleLbl>
  <dgm:styleLbl name="sibTrans1D1">
    <dgm:fillClrLst meth="repeat">
      <a:schemeClr val="accent5"/>
    </dgm:fillClrLst>
    <dgm:linClrLst meth="repeat">
      <a:schemeClr val="accent5"/>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dgm:linClrLst>
    <dgm:effectClrLst/>
    <dgm:txLinClrLst/>
    <dgm:txFillClrLst/>
    <dgm:txEffectClrLst/>
  </dgm:styleLbl>
  <dgm:styleLbl name="asst1">
    <dgm:fillClrLst meth="repeat">
      <a:schemeClr val="accent5"/>
    </dgm:fillClrLst>
    <dgm:linClrLst meth="repeat">
      <a:schemeClr val="lt1"/>
    </dgm:linClrLst>
    <dgm:effectClrLst/>
    <dgm:txLinClrLst/>
    <dgm:txFillClrLst/>
    <dgm:txEffectClrLst/>
  </dgm:styleLbl>
  <dgm:styleLbl name="asst2">
    <dgm:fillClrLst meth="repeat">
      <a:schemeClr val="accent5"/>
    </dgm:fillClrLst>
    <dgm:linClrLst meth="repeat">
      <a:schemeClr val="lt1"/>
    </dgm:linClrLst>
    <dgm:effectClrLst/>
    <dgm:txLinClrLst/>
    <dgm:txFillClrLst/>
    <dgm:txEffectClrLst/>
  </dgm:styleLbl>
  <dgm:styleLbl name="asst3">
    <dgm:fillClrLst meth="repeat">
      <a:schemeClr val="accent5"/>
    </dgm:fillClrLst>
    <dgm:linClrLst meth="repeat">
      <a:schemeClr val="lt1"/>
    </dgm:linClrLst>
    <dgm:effectClrLst/>
    <dgm:txLinClrLst/>
    <dgm:txFillClrLst/>
    <dgm:txEffectClrLst/>
  </dgm:styleLbl>
  <dgm:styleLbl name="asst4">
    <dgm:fillClrLst meth="repeat">
      <a:schemeClr val="accent5"/>
    </dgm:fillClrLst>
    <dgm:linClrLst meth="repeat">
      <a:schemeClr val="lt1"/>
    </dgm:linClrLst>
    <dgm:effectClrLst/>
    <dgm:txLinClrLst/>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meth="repeat">
      <a:schemeClr val="lt1"/>
    </dgm:txFillClrLst>
    <dgm:txEffectClrLst/>
  </dgm:styleLbl>
  <dgm:styleLbl name="parChTrans2D2">
    <dgm:fillClrLst meth="repeat">
      <a:schemeClr val="accent5"/>
    </dgm:fillClrLst>
    <dgm:linClrLst meth="repeat">
      <a:schemeClr val="accent5"/>
    </dgm:linClrLst>
    <dgm:effectClrLst/>
    <dgm:txLinClrLst/>
    <dgm:txFillClrLst meth="repeat">
      <a:schemeClr val="lt1"/>
    </dgm:txFillClrLst>
    <dgm:txEffectClrLst/>
  </dgm:styleLbl>
  <dgm:styleLbl name="parChTrans2D3">
    <dgm:fillClrLst meth="repeat">
      <a:schemeClr val="accent5"/>
    </dgm:fillClrLst>
    <dgm:linClrLst meth="repeat">
      <a:schemeClr val="accent5"/>
    </dgm:linClrLst>
    <dgm:effectClrLst/>
    <dgm:txLinClrLst/>
    <dgm:txFillClrLst meth="repeat">
      <a:schemeClr val="lt1"/>
    </dgm:txFillClrLst>
    <dgm:txEffectClrLst/>
  </dgm:styleLbl>
  <dgm:styleLbl name="parChTrans2D4">
    <dgm:fillClrLst meth="repeat">
      <a:schemeClr val="accent5"/>
    </dgm:fillClrLst>
    <dgm:linClrLst meth="repeat">
      <a:schemeClr val="accent5"/>
    </dgm:linClrLst>
    <dgm:effectClrLst/>
    <dgm:txLinClrLst/>
    <dgm:txFillClrLst meth="repeat">
      <a:schemeClr val="lt1"/>
    </dgm:txFillClrLst>
    <dgm:txEffectClrLst/>
  </dgm:styleLbl>
  <dgm:styleLbl name="parChTrans1D1">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2">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3">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parChTrans1D4">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solidFgAcc1">
    <dgm:fillClrLst meth="repeat">
      <a:schemeClr val="lt1"/>
    </dgm:fillClrLst>
    <dgm:linClrLst meth="repeat">
      <a:schemeClr val="accent5"/>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accent5"/>
    </dgm:linClrLst>
    <dgm:effectClrLst/>
    <dgm:txLinClrLst/>
    <dgm:txFillClrLst meth="repeat">
      <a:schemeClr val="dk1"/>
    </dgm:txFillClrLst>
    <dgm:txEffectClrLst/>
  </dgm:styleLbl>
  <dgm:styleLbl name="dkBgShp">
    <dgm:fillClrLst meth="repeat">
      <a:schemeClr val="accent5">
        <a:shade val="80000"/>
      </a:schemeClr>
    </dgm:fillClrLst>
    <dgm:linClrLst meth="repeat">
      <a:schemeClr val="accent5"/>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6_2">
  <dgm:title val=""/>
  <dgm:desc val=""/>
  <dgm:catLst>
    <dgm:cat type="accent6" pri="11200"/>
  </dgm:catLst>
  <dgm:styleLbl name="node0">
    <dgm:fillClrLst meth="repeat">
      <a:schemeClr val="accent6"/>
    </dgm:fillClrLst>
    <dgm:linClrLst meth="repeat">
      <a:schemeClr val="lt1"/>
    </dgm:linClrLst>
    <dgm:effectClrLst/>
    <dgm:txLinClrLst/>
    <dgm:txFillClrLst/>
    <dgm:txEffectClrLst/>
  </dgm:styleLbl>
  <dgm:styleLbl name="node1">
    <dgm:fillClrLst meth="repeat">
      <a:schemeClr val="accent6"/>
    </dgm:fillClrLst>
    <dgm:linClrLst meth="repeat">
      <a:schemeClr val="lt1"/>
    </dgm:linClrLst>
    <dgm:effectClrLst/>
    <dgm:txLinClrLst/>
    <dgm:txFillClrLst/>
    <dgm:txEffectClrLst/>
  </dgm:styleLbl>
  <dgm:styleLbl name="alignNode1">
    <dgm:fillClrLst meth="repeat">
      <a:schemeClr val="accent6"/>
    </dgm:fillClrLst>
    <dgm:linClrLst meth="repeat">
      <a:schemeClr val="accent6"/>
    </dgm:linClrLst>
    <dgm:effectClrLst/>
    <dgm:txLinClrLst/>
    <dgm:txFillClrLst/>
    <dgm:txEffectClrLst/>
  </dgm:styleLbl>
  <dgm:styleLbl name="lnNode1">
    <dgm:fillClrLst meth="repeat">
      <a:schemeClr val="accent6"/>
    </dgm:fillClrLst>
    <dgm:linClrLst meth="repeat">
      <a:schemeClr val="lt1"/>
    </dgm:linClrLst>
    <dgm:effectClrLst/>
    <dgm:txLinClrLst/>
    <dgm:txFillClrLst/>
    <dgm:txEffectClrLst/>
  </dgm:styleLbl>
  <dgm:styleLbl name="vennNode1">
    <dgm:fillClrLst meth="repeat">
      <a:schemeClr val="accent6">
        <a:alpha val="50000"/>
      </a:schemeClr>
    </dgm:fillClrLst>
    <dgm:linClrLst meth="repeat">
      <a:schemeClr val="lt1"/>
    </dgm:linClrLst>
    <dgm:effectClrLst/>
    <dgm:txLinClrLst/>
    <dgm:txFillClrLst/>
    <dgm:txEffectClrLst/>
  </dgm:styleLbl>
  <dgm:styleLbl name="node2">
    <dgm:fillClrLst meth="repeat">
      <a:schemeClr val="accent6"/>
    </dgm:fillClrLst>
    <dgm:linClrLst meth="repeat">
      <a:schemeClr val="lt1"/>
    </dgm:linClrLst>
    <dgm:effectClrLst/>
    <dgm:txLinClrLst/>
    <dgm:txFillClrLst/>
    <dgm:txEffectClrLst/>
  </dgm:styleLbl>
  <dgm:styleLbl name="node3">
    <dgm:fillClrLst meth="repeat">
      <a:schemeClr val="accent6"/>
    </dgm:fillClrLst>
    <dgm:linClrLst meth="repeat">
      <a:schemeClr val="lt1"/>
    </dgm:linClrLst>
    <dgm:effectClrLst/>
    <dgm:txLinClrLst/>
    <dgm:txFillClrLst/>
    <dgm:txEffectClrLst/>
  </dgm:styleLbl>
  <dgm:styleLbl name="node4">
    <dgm:fillClrLst meth="repeat">
      <a:schemeClr val="accent6"/>
    </dgm:fillClrLst>
    <dgm:linClrLst meth="repeat">
      <a:schemeClr val="lt1"/>
    </dgm:linClrLst>
    <dgm:effectClrLst/>
    <dgm:txLinClrLst/>
    <dgm:txFillClrLst/>
    <dgm:txEffectClrLst/>
  </dgm:styleLbl>
  <dgm:styleLbl name="f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a:tint val="50000"/>
      </a:schemeClr>
    </dgm:linClrLst>
    <dgm:effectClrLst/>
    <dgm:txLinClrLst/>
    <dgm:txFillClrLst meth="repeat">
      <a:schemeClr val="tx1"/>
    </dgm:txFillClrLst>
    <dgm:txEffectClrLst/>
  </dgm:styleLbl>
  <dgm:styleLbl name="asst0">
    <dgm:fillClrLst meth="repeat">
      <a:schemeClr val="accent6"/>
    </dgm:fillClrLst>
    <dgm:linClrLst meth="repeat">
      <a:schemeClr val="lt1"/>
    </dgm:linClrLst>
    <dgm:effectClrLst/>
    <dgm:txLinClrLst/>
    <dgm:txFillClrLst/>
    <dgm:txEffectClrLst/>
  </dgm:styleLbl>
  <dgm:styleLbl name="asst1">
    <dgm:fillClrLst meth="repeat">
      <a:schemeClr val="accent6"/>
    </dgm:fillClrLst>
    <dgm:linClrLst meth="repeat">
      <a:schemeClr val="lt1"/>
    </dgm:linClrLst>
    <dgm:effectClrLst/>
    <dgm:txLinClrLst/>
    <dgm:txFillClrLst/>
    <dgm:txEffectClrLst/>
  </dgm:styleLbl>
  <dgm:styleLbl name="asst2">
    <dgm:fillClrLst meth="repeat">
      <a:schemeClr val="accent6"/>
    </dgm:fillClrLst>
    <dgm:linClrLst meth="repeat">
      <a:schemeClr val="lt1"/>
    </dgm:linClrLst>
    <dgm:effectClrLst/>
    <dgm:txLinClrLst/>
    <dgm:txFillClrLst/>
    <dgm:txEffectClrLst/>
  </dgm:styleLbl>
  <dgm:styleLbl name="asst3">
    <dgm:fillClrLst meth="repeat">
      <a:schemeClr val="accent6"/>
    </dgm:fillClrLst>
    <dgm:linClrLst meth="repeat">
      <a:schemeClr val="lt1"/>
    </dgm:linClrLst>
    <dgm:effectClrLst/>
    <dgm:txLinClrLst/>
    <dgm:txFillClrLst/>
    <dgm:txEffectClrLst/>
  </dgm:styleLbl>
  <dgm:styleLbl name="asst4">
    <dgm:fillClrLst meth="repeat">
      <a:schemeClr val="accent6"/>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meth="repeat">
      <a:schemeClr val="lt1"/>
    </dgm:txFillClrLst>
    <dgm:txEffectClrLst/>
  </dgm:styleLbl>
  <dgm:styleLbl name="parChTrans2D2">
    <dgm:fillClrLst meth="repeat">
      <a:schemeClr val="accent6"/>
    </dgm:fillClrLst>
    <dgm:linClrLst meth="repeat">
      <a:schemeClr val="accent6"/>
    </dgm:linClrLst>
    <dgm:effectClrLst/>
    <dgm:txLinClrLst/>
    <dgm:txFillClrLst meth="repeat">
      <a:schemeClr val="lt1"/>
    </dgm:txFillClrLst>
    <dgm:txEffectClrLst/>
  </dgm:styleLbl>
  <dgm:styleLbl name="parChTrans2D3">
    <dgm:fillClrLst meth="repeat">
      <a:schemeClr val="accent6"/>
    </dgm:fillClrLst>
    <dgm:linClrLst meth="repeat">
      <a:schemeClr val="accent6"/>
    </dgm:linClrLst>
    <dgm:effectClrLst/>
    <dgm:txLinClrLst/>
    <dgm:txFillClrLst meth="repeat">
      <a:schemeClr val="lt1"/>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3.xml><?xml version="1.0" encoding="utf-8"?>
<dgm:dataModel xmlns:dgm="http://schemas.openxmlformats.org/drawingml/2006/diagram" xmlns:a="http://schemas.openxmlformats.org/drawingml/2006/main">
  <dgm:ptLst>
    <dgm:pt modelId="{3A009BA0-29C1-4251-BEA8-452B18B61F02}" type="doc">
      <dgm:prSet loTypeId="urn:microsoft.com/office/officeart/2005/8/layout/vList6" loCatId="list" qsTypeId="urn:microsoft.com/office/officeart/2005/8/quickstyle/simple1" qsCatId="simple" csTypeId="urn:microsoft.com/office/officeart/2005/8/colors/accent5_2" csCatId="accent5" phldr="1"/>
      <dgm:spPr/>
      <dgm:t>
        <a:bodyPr/>
        <a:lstStyle/>
        <a:p>
          <a:endParaRPr lang="en-US"/>
        </a:p>
      </dgm:t>
    </dgm:pt>
    <dgm:pt modelId="{7991494E-B079-48F0-8371-4EDA3D051EA8}">
      <dgm:prSet phldrT="[Text]" custT="1"/>
      <dgm:spPr>
        <a:solidFill>
          <a:srgbClr val="95B0FF">
            <a:alpha val="89804"/>
          </a:srgbClr>
        </a:solidFill>
        <a:ln>
          <a:solidFill>
            <a:srgbClr val="95B0FF">
              <a:alpha val="89804"/>
            </a:srgbClr>
          </a:solidFill>
        </a:ln>
      </dgm:spPr>
      <dgm:t>
        <a:bodyPr tIns="27432"/>
        <a:lstStyle/>
        <a:p>
          <a:pPr algn="ctr"/>
          <a:r>
            <a:rPr lang="en-US" sz="1050">
              <a:latin typeface="Verdana" panose="020B0604030504040204" pitchFamily="34" charset="0"/>
              <a:ea typeface="Verdana" panose="020B0604030504040204" pitchFamily="34" charset="0"/>
              <a:cs typeface="Verdana" panose="020B0604030504040204" pitchFamily="34" charset="0"/>
            </a:rPr>
            <a:t> new VPC</a:t>
          </a:r>
        </a:p>
      </dgm:t>
    </dgm:pt>
    <dgm:pt modelId="{67EF1AEA-BE22-411B-8C90-B948E90B3635}" type="parTrans" cxnId="{D757C802-6696-423C-9D2F-9A4629F9D7DF}">
      <dgm:prSet/>
      <dgm:spPr/>
      <dgm:t>
        <a:bodyPr/>
        <a:lstStyle/>
        <a:p>
          <a:endParaRPr lang="en-US"/>
        </a:p>
      </dgm:t>
    </dgm:pt>
    <dgm:pt modelId="{6B6B15AD-51E2-4119-8B2B-25A61F448CB3}" type="sibTrans" cxnId="{D757C802-6696-423C-9D2F-9A4629F9D7DF}">
      <dgm:prSet/>
      <dgm:spPr/>
      <dgm:t>
        <a:bodyPr/>
        <a:lstStyle/>
        <a:p>
          <a:endParaRPr lang="en-US"/>
        </a:p>
      </dgm:t>
    </dgm:pt>
    <dgm:pt modelId="{A1683BE8-647C-4757-B280-0B8E3A9B82E9}">
      <dgm:prSet/>
      <dgm:spPr>
        <a:solidFill>
          <a:srgbClr val="95B0FF">
            <a:alpha val="89804"/>
          </a:srgbClr>
        </a:solidFill>
        <a:ln>
          <a:solidFill>
            <a:srgbClr val="95B0FF">
              <a:alpha val="89804"/>
            </a:srgbClr>
          </a:solidFill>
        </a:ln>
      </dgm:spPr>
      <dgm:t>
        <a:bodyPr tIns="27432"/>
        <a:lstStyle/>
        <a:p>
          <a:endParaRPr lang="en-US" sz="3600"/>
        </a:p>
      </dgm:t>
    </dgm:pt>
    <dgm:pt modelId="{55F31B5C-9D09-463E-ADDE-1CC67FE7E97C}" type="parTrans" cxnId="{786CA5BC-9CA1-49ED-8053-DE2FB6AA0FD1}">
      <dgm:prSet/>
      <dgm:spPr/>
      <dgm:t>
        <a:bodyPr/>
        <a:lstStyle/>
        <a:p>
          <a:endParaRPr lang="en-US"/>
        </a:p>
      </dgm:t>
    </dgm:pt>
    <dgm:pt modelId="{0C1834DF-D22B-436D-B5D8-DBF2B0106BE9}" type="sibTrans" cxnId="{786CA5BC-9CA1-49ED-8053-DE2FB6AA0FD1}">
      <dgm:prSet/>
      <dgm:spPr/>
      <dgm:t>
        <a:bodyPr/>
        <a:lstStyle/>
        <a:p>
          <a:endParaRPr lang="en-US"/>
        </a:p>
      </dgm:t>
    </dgm:pt>
    <dgm:pt modelId="{40512EAA-A0D4-4B74-954D-A6B44DCAD626}">
      <dgm:prSet phldrT="[Text]" custT="1"/>
      <dgm:spPr>
        <a:solidFill>
          <a:srgbClr val="2E27AD"/>
        </a:solidFill>
      </dgm:spPr>
      <dgm:t>
        <a:bodyPr/>
        <a:lstStyle/>
        <a:p>
          <a:r>
            <a:rPr lang="en-US" sz="1300">
              <a:latin typeface="Arial Black" panose="020B0A04020102020204" pitchFamily="34" charset="0"/>
            </a:rPr>
            <a:t>Deploy</a:t>
          </a:r>
        </a:p>
      </dgm:t>
    </dgm:pt>
    <dgm:pt modelId="{317E374A-1D33-4D9D-9BD9-8E4CC9332097}" type="sibTrans" cxnId="{1C2F2CDB-3CCB-4368-8080-1CC1FA520BEE}">
      <dgm:prSet/>
      <dgm:spPr/>
      <dgm:t>
        <a:bodyPr/>
        <a:lstStyle/>
        <a:p>
          <a:endParaRPr lang="en-US"/>
        </a:p>
      </dgm:t>
    </dgm:pt>
    <dgm:pt modelId="{54AB25BD-527D-42D2-8C18-DADD2945E59C}" type="parTrans" cxnId="{1C2F2CDB-3CCB-4368-8080-1CC1FA520BEE}">
      <dgm:prSet/>
      <dgm:spPr/>
      <dgm:t>
        <a:bodyPr/>
        <a:lstStyle/>
        <a:p>
          <a:endParaRPr lang="en-US"/>
        </a:p>
      </dgm:t>
    </dgm:pt>
    <dgm:pt modelId="{2330539E-BEC3-4678-B8DC-98A7133D2705}">
      <dgm:prSet phldrT="[Text]" custT="1"/>
      <dgm:spPr>
        <a:solidFill>
          <a:srgbClr val="95B0FF">
            <a:alpha val="89804"/>
          </a:srgbClr>
        </a:solidFill>
        <a:ln>
          <a:solidFill>
            <a:srgbClr val="95B0FF">
              <a:alpha val="89804"/>
            </a:srgbClr>
          </a:solidFill>
        </a:ln>
      </dgm:spPr>
      <dgm:t>
        <a:bodyPr tIns="27432"/>
        <a:lstStyle/>
        <a:p>
          <a:pPr algn="ctr"/>
          <a:r>
            <a:rPr lang="en-US" sz="1050">
              <a:latin typeface="Verdana" panose="020B0604030504040204" pitchFamily="34" charset="0"/>
              <a:ea typeface="Verdana" panose="020B0604030504040204" pitchFamily="34" charset="0"/>
              <a:cs typeface="Verdana" panose="020B0604030504040204" pitchFamily="34" charset="0"/>
            </a:rPr>
            <a:t> workload</a:t>
          </a:r>
        </a:p>
      </dgm:t>
    </dgm:pt>
    <dgm:pt modelId="{11A19390-6273-47FD-A8A5-02DDF94B020E}" type="parTrans" cxnId="{C99099DF-9B13-4915-842E-BCC2B525E22C}">
      <dgm:prSet/>
      <dgm:spPr/>
      <dgm:t>
        <a:bodyPr/>
        <a:lstStyle/>
        <a:p>
          <a:endParaRPr lang="en-US"/>
        </a:p>
      </dgm:t>
    </dgm:pt>
    <dgm:pt modelId="{C1B38BA1-A540-497E-9DCA-49568534068A}" type="sibTrans" cxnId="{C99099DF-9B13-4915-842E-BCC2B525E22C}">
      <dgm:prSet/>
      <dgm:spPr/>
      <dgm:t>
        <a:bodyPr/>
        <a:lstStyle/>
        <a:p>
          <a:endParaRPr lang="en-US"/>
        </a:p>
      </dgm:t>
    </dgm:pt>
    <dgm:pt modelId="{48DBAAD3-772A-4D0D-8BF8-64B974C95593}" type="pres">
      <dgm:prSet presAssocID="{3A009BA0-29C1-4251-BEA8-452B18B61F02}" presName="Name0" presStyleCnt="0">
        <dgm:presLayoutVars>
          <dgm:dir/>
          <dgm:animLvl val="lvl"/>
          <dgm:resizeHandles/>
        </dgm:presLayoutVars>
      </dgm:prSet>
      <dgm:spPr/>
      <dgm:t>
        <a:bodyPr/>
        <a:lstStyle/>
        <a:p>
          <a:endParaRPr lang="en-US"/>
        </a:p>
      </dgm:t>
    </dgm:pt>
    <dgm:pt modelId="{F5E0F827-C9C1-441C-8327-DB026BB198F5}" type="pres">
      <dgm:prSet presAssocID="{40512EAA-A0D4-4B74-954D-A6B44DCAD626}" presName="linNode" presStyleCnt="0"/>
      <dgm:spPr/>
      <dgm:t>
        <a:bodyPr/>
        <a:lstStyle/>
        <a:p>
          <a:endParaRPr lang="en-US"/>
        </a:p>
      </dgm:t>
    </dgm:pt>
    <dgm:pt modelId="{93EA1523-8F9D-4A08-ACF2-7D4ED0599984}" type="pres">
      <dgm:prSet presAssocID="{40512EAA-A0D4-4B74-954D-A6B44DCAD626}" presName="parentShp" presStyleLbl="node1" presStyleIdx="0" presStyleCnt="1" custScaleY="100392">
        <dgm:presLayoutVars>
          <dgm:bulletEnabled val="1"/>
        </dgm:presLayoutVars>
      </dgm:prSet>
      <dgm:spPr/>
      <dgm:t>
        <a:bodyPr/>
        <a:lstStyle/>
        <a:p>
          <a:endParaRPr lang="en-US"/>
        </a:p>
      </dgm:t>
    </dgm:pt>
    <dgm:pt modelId="{10D220F6-042E-42B1-89BD-84C684BA6EB8}" type="pres">
      <dgm:prSet presAssocID="{40512EAA-A0D4-4B74-954D-A6B44DCAD626}" presName="childShp" presStyleLbl="bgAccFollowNode1" presStyleIdx="0" presStyleCnt="1" custScaleX="103724" custScaleY="100392">
        <dgm:presLayoutVars>
          <dgm:bulletEnabled val="1"/>
        </dgm:presLayoutVars>
      </dgm:prSet>
      <dgm:spPr/>
      <dgm:t>
        <a:bodyPr/>
        <a:lstStyle/>
        <a:p>
          <a:endParaRPr lang="en-US"/>
        </a:p>
      </dgm:t>
    </dgm:pt>
  </dgm:ptLst>
  <dgm:cxnLst>
    <dgm:cxn modelId="{C99099DF-9B13-4915-842E-BCC2B525E22C}" srcId="{40512EAA-A0D4-4B74-954D-A6B44DCAD626}" destId="{2330539E-BEC3-4678-B8DC-98A7133D2705}" srcOrd="1" destOrd="0" parTransId="{11A19390-6273-47FD-A8A5-02DDF94B020E}" sibTransId="{C1B38BA1-A540-497E-9DCA-49568534068A}"/>
    <dgm:cxn modelId="{3E66FD92-B8F9-4BAA-9BE7-2E1B5D5DB4AE}" type="presOf" srcId="{3A009BA0-29C1-4251-BEA8-452B18B61F02}" destId="{48DBAAD3-772A-4D0D-8BF8-64B974C95593}" srcOrd="0" destOrd="0" presId="urn:microsoft.com/office/officeart/2005/8/layout/vList6"/>
    <dgm:cxn modelId="{6CB5E1E4-CE78-4574-B80E-1F7B4BFC83BC}" type="presOf" srcId="{A1683BE8-647C-4757-B280-0B8E3A9B82E9}" destId="{10D220F6-042E-42B1-89BD-84C684BA6EB8}" srcOrd="0" destOrd="2" presId="urn:microsoft.com/office/officeart/2005/8/layout/vList6"/>
    <dgm:cxn modelId="{28E4CA0D-E3A0-482A-A4B9-B3D88D565BF9}" type="presOf" srcId="{2330539E-BEC3-4678-B8DC-98A7133D2705}" destId="{10D220F6-042E-42B1-89BD-84C684BA6EB8}" srcOrd="0" destOrd="1" presId="urn:microsoft.com/office/officeart/2005/8/layout/vList6"/>
    <dgm:cxn modelId="{1C2F2CDB-3CCB-4368-8080-1CC1FA520BEE}" srcId="{3A009BA0-29C1-4251-BEA8-452B18B61F02}" destId="{40512EAA-A0D4-4B74-954D-A6B44DCAD626}" srcOrd="0" destOrd="0" parTransId="{54AB25BD-527D-42D2-8C18-DADD2945E59C}" sibTransId="{317E374A-1D33-4D9D-9BD9-8E4CC9332097}"/>
    <dgm:cxn modelId="{D757C802-6696-423C-9D2F-9A4629F9D7DF}" srcId="{40512EAA-A0D4-4B74-954D-A6B44DCAD626}" destId="{7991494E-B079-48F0-8371-4EDA3D051EA8}" srcOrd="0" destOrd="0" parTransId="{67EF1AEA-BE22-411B-8C90-B948E90B3635}" sibTransId="{6B6B15AD-51E2-4119-8B2B-25A61F448CB3}"/>
    <dgm:cxn modelId="{DED96042-AA8A-4905-9F52-C28FA02CC0DF}" type="presOf" srcId="{40512EAA-A0D4-4B74-954D-A6B44DCAD626}" destId="{93EA1523-8F9D-4A08-ACF2-7D4ED0599984}" srcOrd="0" destOrd="0" presId="urn:microsoft.com/office/officeart/2005/8/layout/vList6"/>
    <dgm:cxn modelId="{F6B50A55-B5F9-4DC3-AFCB-F4104CB9B861}" type="presOf" srcId="{7991494E-B079-48F0-8371-4EDA3D051EA8}" destId="{10D220F6-042E-42B1-89BD-84C684BA6EB8}" srcOrd="0" destOrd="0" presId="urn:microsoft.com/office/officeart/2005/8/layout/vList6"/>
    <dgm:cxn modelId="{786CA5BC-9CA1-49ED-8053-DE2FB6AA0FD1}" srcId="{40512EAA-A0D4-4B74-954D-A6B44DCAD626}" destId="{A1683BE8-647C-4757-B280-0B8E3A9B82E9}" srcOrd="2" destOrd="0" parTransId="{55F31B5C-9D09-463E-ADDE-1CC67FE7E97C}" sibTransId="{0C1834DF-D22B-436D-B5D8-DBF2B0106BE9}"/>
    <dgm:cxn modelId="{C5832F26-BB00-47AC-A099-59E430840BF8}" type="presParOf" srcId="{48DBAAD3-772A-4D0D-8BF8-64B974C95593}" destId="{F5E0F827-C9C1-441C-8327-DB026BB198F5}" srcOrd="0" destOrd="0" presId="urn:microsoft.com/office/officeart/2005/8/layout/vList6"/>
    <dgm:cxn modelId="{66CB1362-41DD-4A4F-AC4C-78B3FE6FB501}" type="presParOf" srcId="{F5E0F827-C9C1-441C-8327-DB026BB198F5}" destId="{93EA1523-8F9D-4A08-ACF2-7D4ED0599984}" srcOrd="0" destOrd="0" presId="urn:microsoft.com/office/officeart/2005/8/layout/vList6"/>
    <dgm:cxn modelId="{5F99A3FB-1D5A-4383-83F6-CF9136507D7F}" type="presParOf" srcId="{F5E0F827-C9C1-441C-8327-DB026BB198F5}" destId="{10D220F6-042E-42B1-89BD-84C684BA6EB8}" srcOrd="1" destOrd="0" presId="urn:microsoft.com/office/officeart/2005/8/layout/vList6"/>
  </dgm:cxnLst>
  <dgm:bg>
    <a:solidFill>
      <a:schemeClr val="lt1"/>
    </a:solidFill>
  </dgm:bg>
  <dgm:whole/>
  <dgm:extLst>
    <a:ext uri="http://schemas.microsoft.com/office/drawing/2008/diagram">
      <dsp:dataModelExt xmlns:dsp="http://schemas.microsoft.com/office/drawing/2008/diagram" relId="rId30"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3A009BA0-29C1-4251-BEA8-452B18B61F02}" type="doc">
      <dgm:prSet loTypeId="urn:microsoft.com/office/officeart/2005/8/layout/vList6" loCatId="list" qsTypeId="urn:microsoft.com/office/officeart/2005/8/quickstyle/simple1" qsCatId="simple" csTypeId="urn:microsoft.com/office/officeart/2005/8/colors/accent6_2" csCatId="accent6" phldr="1"/>
      <dgm:spPr/>
      <dgm:t>
        <a:bodyPr/>
        <a:lstStyle/>
        <a:p>
          <a:endParaRPr lang="en-US"/>
        </a:p>
      </dgm:t>
    </dgm:pt>
    <dgm:pt modelId="{7991494E-B079-48F0-8371-4EDA3D051EA8}">
      <dgm:prSet phldrT="[Text]" custT="1"/>
      <dgm:spPr>
        <a:solidFill>
          <a:srgbClr val="FFCC83">
            <a:alpha val="89804"/>
          </a:srgbClr>
        </a:solidFill>
        <a:ln>
          <a:solidFill>
            <a:srgbClr val="FFCC83">
              <a:alpha val="89804"/>
            </a:srgbClr>
          </a:solidFill>
        </a:ln>
      </dgm:spPr>
      <dgm:t>
        <a:bodyPr tIns="91440"/>
        <a:lstStyle/>
        <a:p>
          <a:pPr algn="ctr"/>
          <a:r>
            <a:rPr lang="en-US" sz="1050">
              <a:latin typeface="Verdana" panose="020B0604030504040204" pitchFamily="34" charset="0"/>
              <a:ea typeface="Verdana" panose="020B0604030504040204" pitchFamily="34" charset="0"/>
              <a:cs typeface="Verdana" panose="020B0604030504040204" pitchFamily="34" charset="0"/>
            </a:rPr>
            <a:t> workload only</a:t>
          </a:r>
        </a:p>
      </dgm:t>
    </dgm:pt>
    <dgm:pt modelId="{67EF1AEA-BE22-411B-8C90-B948E90B3635}" type="parTrans" cxnId="{D757C802-6696-423C-9D2F-9A4629F9D7DF}">
      <dgm:prSet/>
      <dgm:spPr/>
      <dgm:t>
        <a:bodyPr/>
        <a:lstStyle/>
        <a:p>
          <a:endParaRPr lang="en-US"/>
        </a:p>
      </dgm:t>
    </dgm:pt>
    <dgm:pt modelId="{6B6B15AD-51E2-4119-8B2B-25A61F448CB3}" type="sibTrans" cxnId="{D757C802-6696-423C-9D2F-9A4629F9D7DF}">
      <dgm:prSet/>
      <dgm:spPr/>
      <dgm:t>
        <a:bodyPr/>
        <a:lstStyle/>
        <a:p>
          <a:endParaRPr lang="en-US"/>
        </a:p>
      </dgm:t>
    </dgm:pt>
    <dgm:pt modelId="{A1683BE8-647C-4757-B280-0B8E3A9B82E9}">
      <dgm:prSet/>
      <dgm:spPr>
        <a:solidFill>
          <a:srgbClr val="FFCC83">
            <a:alpha val="89804"/>
          </a:srgbClr>
        </a:solidFill>
        <a:ln>
          <a:solidFill>
            <a:srgbClr val="FFCC83">
              <a:alpha val="89804"/>
            </a:srgbClr>
          </a:solidFill>
        </a:ln>
      </dgm:spPr>
      <dgm:t>
        <a:bodyPr tIns="91440"/>
        <a:lstStyle/>
        <a:p>
          <a:endParaRPr lang="en-US" sz="3600"/>
        </a:p>
      </dgm:t>
    </dgm:pt>
    <dgm:pt modelId="{55F31B5C-9D09-463E-ADDE-1CC67FE7E97C}" type="parTrans" cxnId="{786CA5BC-9CA1-49ED-8053-DE2FB6AA0FD1}">
      <dgm:prSet/>
      <dgm:spPr/>
      <dgm:t>
        <a:bodyPr/>
        <a:lstStyle/>
        <a:p>
          <a:endParaRPr lang="en-US"/>
        </a:p>
      </dgm:t>
    </dgm:pt>
    <dgm:pt modelId="{0C1834DF-D22B-436D-B5D8-DBF2B0106BE9}" type="sibTrans" cxnId="{786CA5BC-9CA1-49ED-8053-DE2FB6AA0FD1}">
      <dgm:prSet/>
      <dgm:spPr/>
      <dgm:t>
        <a:bodyPr/>
        <a:lstStyle/>
        <a:p>
          <a:endParaRPr lang="en-US"/>
        </a:p>
      </dgm:t>
    </dgm:pt>
    <dgm:pt modelId="{40512EAA-A0D4-4B74-954D-A6B44DCAD626}">
      <dgm:prSet phldrT="[Text]" custT="1"/>
      <dgm:spPr>
        <a:solidFill>
          <a:srgbClr val="D45B07"/>
        </a:solidFill>
      </dgm:spPr>
      <dgm:t>
        <a:bodyPr/>
        <a:lstStyle/>
        <a:p>
          <a:r>
            <a:rPr lang="en-US" sz="1300">
              <a:latin typeface="Arial Black" panose="020B0A04020102020204" pitchFamily="34" charset="0"/>
            </a:rPr>
            <a:t>Deploy</a:t>
          </a:r>
        </a:p>
      </dgm:t>
    </dgm:pt>
    <dgm:pt modelId="{317E374A-1D33-4D9D-9BD9-8E4CC9332097}" type="sibTrans" cxnId="{1C2F2CDB-3CCB-4368-8080-1CC1FA520BEE}">
      <dgm:prSet/>
      <dgm:spPr/>
      <dgm:t>
        <a:bodyPr/>
        <a:lstStyle/>
        <a:p>
          <a:endParaRPr lang="en-US"/>
        </a:p>
      </dgm:t>
    </dgm:pt>
    <dgm:pt modelId="{54AB25BD-527D-42D2-8C18-DADD2945E59C}" type="parTrans" cxnId="{1C2F2CDB-3CCB-4368-8080-1CC1FA520BEE}">
      <dgm:prSet/>
      <dgm:spPr/>
      <dgm:t>
        <a:bodyPr/>
        <a:lstStyle/>
        <a:p>
          <a:endParaRPr lang="en-US"/>
        </a:p>
      </dgm:t>
    </dgm:pt>
    <dgm:pt modelId="{48DBAAD3-772A-4D0D-8BF8-64B974C95593}" type="pres">
      <dgm:prSet presAssocID="{3A009BA0-29C1-4251-BEA8-452B18B61F02}" presName="Name0" presStyleCnt="0">
        <dgm:presLayoutVars>
          <dgm:dir/>
          <dgm:animLvl val="lvl"/>
          <dgm:resizeHandles/>
        </dgm:presLayoutVars>
      </dgm:prSet>
      <dgm:spPr/>
      <dgm:t>
        <a:bodyPr/>
        <a:lstStyle/>
        <a:p>
          <a:endParaRPr lang="en-US"/>
        </a:p>
      </dgm:t>
    </dgm:pt>
    <dgm:pt modelId="{F5E0F827-C9C1-441C-8327-DB026BB198F5}" type="pres">
      <dgm:prSet presAssocID="{40512EAA-A0D4-4B74-954D-A6B44DCAD626}" presName="linNode" presStyleCnt="0"/>
      <dgm:spPr/>
      <dgm:t>
        <a:bodyPr/>
        <a:lstStyle/>
        <a:p>
          <a:endParaRPr lang="en-US"/>
        </a:p>
      </dgm:t>
    </dgm:pt>
    <dgm:pt modelId="{93EA1523-8F9D-4A08-ACF2-7D4ED0599984}" type="pres">
      <dgm:prSet presAssocID="{40512EAA-A0D4-4B74-954D-A6B44DCAD626}" presName="parentShp" presStyleLbl="node1" presStyleIdx="0" presStyleCnt="1">
        <dgm:presLayoutVars>
          <dgm:bulletEnabled val="1"/>
        </dgm:presLayoutVars>
      </dgm:prSet>
      <dgm:spPr/>
      <dgm:t>
        <a:bodyPr/>
        <a:lstStyle/>
        <a:p>
          <a:endParaRPr lang="en-US"/>
        </a:p>
      </dgm:t>
    </dgm:pt>
    <dgm:pt modelId="{10D220F6-042E-42B1-89BD-84C684BA6EB8}" type="pres">
      <dgm:prSet presAssocID="{40512EAA-A0D4-4B74-954D-A6B44DCAD626}" presName="childShp" presStyleLbl="bgAccFollowNode1" presStyleIdx="0" presStyleCnt="1" custScaleX="103724" custScaleY="100196">
        <dgm:presLayoutVars>
          <dgm:bulletEnabled val="1"/>
        </dgm:presLayoutVars>
      </dgm:prSet>
      <dgm:spPr/>
      <dgm:t>
        <a:bodyPr/>
        <a:lstStyle/>
        <a:p>
          <a:endParaRPr lang="en-US"/>
        </a:p>
      </dgm:t>
    </dgm:pt>
  </dgm:ptLst>
  <dgm:cxnLst>
    <dgm:cxn modelId="{DED96042-AA8A-4905-9F52-C28FA02CC0DF}" type="presOf" srcId="{40512EAA-A0D4-4B74-954D-A6B44DCAD626}" destId="{93EA1523-8F9D-4A08-ACF2-7D4ED0599984}" srcOrd="0" destOrd="0" presId="urn:microsoft.com/office/officeart/2005/8/layout/vList6"/>
    <dgm:cxn modelId="{786CA5BC-9CA1-49ED-8053-DE2FB6AA0FD1}" srcId="{40512EAA-A0D4-4B74-954D-A6B44DCAD626}" destId="{A1683BE8-647C-4757-B280-0B8E3A9B82E9}" srcOrd="1" destOrd="0" parTransId="{55F31B5C-9D09-463E-ADDE-1CC67FE7E97C}" sibTransId="{0C1834DF-D22B-436D-B5D8-DBF2B0106BE9}"/>
    <dgm:cxn modelId="{D757C802-6696-423C-9D2F-9A4629F9D7DF}" srcId="{40512EAA-A0D4-4B74-954D-A6B44DCAD626}" destId="{7991494E-B079-48F0-8371-4EDA3D051EA8}" srcOrd="0" destOrd="0" parTransId="{67EF1AEA-BE22-411B-8C90-B948E90B3635}" sibTransId="{6B6B15AD-51E2-4119-8B2B-25A61F448CB3}"/>
    <dgm:cxn modelId="{6CB5E1E4-CE78-4574-B80E-1F7B4BFC83BC}" type="presOf" srcId="{A1683BE8-647C-4757-B280-0B8E3A9B82E9}" destId="{10D220F6-042E-42B1-89BD-84C684BA6EB8}" srcOrd="0" destOrd="1" presId="urn:microsoft.com/office/officeart/2005/8/layout/vList6"/>
    <dgm:cxn modelId="{3E66FD92-B8F9-4BAA-9BE7-2E1B5D5DB4AE}" type="presOf" srcId="{3A009BA0-29C1-4251-BEA8-452B18B61F02}" destId="{48DBAAD3-772A-4D0D-8BF8-64B974C95593}" srcOrd="0" destOrd="0" presId="urn:microsoft.com/office/officeart/2005/8/layout/vList6"/>
    <dgm:cxn modelId="{F6B50A55-B5F9-4DC3-AFCB-F4104CB9B861}" type="presOf" srcId="{7991494E-B079-48F0-8371-4EDA3D051EA8}" destId="{10D220F6-042E-42B1-89BD-84C684BA6EB8}" srcOrd="0" destOrd="0" presId="urn:microsoft.com/office/officeart/2005/8/layout/vList6"/>
    <dgm:cxn modelId="{1C2F2CDB-3CCB-4368-8080-1CC1FA520BEE}" srcId="{3A009BA0-29C1-4251-BEA8-452B18B61F02}" destId="{40512EAA-A0D4-4B74-954D-A6B44DCAD626}" srcOrd="0" destOrd="0" parTransId="{54AB25BD-527D-42D2-8C18-DADD2945E59C}" sibTransId="{317E374A-1D33-4D9D-9BD9-8E4CC9332097}"/>
    <dgm:cxn modelId="{C5832F26-BB00-47AC-A099-59E430840BF8}" type="presParOf" srcId="{48DBAAD3-772A-4D0D-8BF8-64B974C95593}" destId="{F5E0F827-C9C1-441C-8327-DB026BB198F5}" srcOrd="0" destOrd="0" presId="urn:microsoft.com/office/officeart/2005/8/layout/vList6"/>
    <dgm:cxn modelId="{66CB1362-41DD-4A4F-AC4C-78B3FE6FB501}" type="presParOf" srcId="{F5E0F827-C9C1-441C-8327-DB026BB198F5}" destId="{93EA1523-8F9D-4A08-ACF2-7D4ED0599984}" srcOrd="0" destOrd="0" presId="urn:microsoft.com/office/officeart/2005/8/layout/vList6"/>
    <dgm:cxn modelId="{5F99A3FB-1D5A-4383-83F6-CF9136507D7F}" type="presParOf" srcId="{F5E0F827-C9C1-441C-8327-DB026BB198F5}" destId="{10D220F6-042E-42B1-89BD-84C684BA6EB8}" srcOrd="1" destOrd="0" presId="urn:microsoft.com/office/officeart/2005/8/layout/vList6"/>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0D220F6-042E-42B1-89BD-84C684BA6EB8}">
      <dsp:nvSpPr>
        <dsp:cNvPr id="0" name=""/>
        <dsp:cNvSpPr/>
      </dsp:nvSpPr>
      <dsp:spPr>
        <a:xfrm>
          <a:off x="858786" y="0"/>
          <a:ext cx="1335094" cy="457199"/>
        </a:xfrm>
        <a:prstGeom prst="rightArrow">
          <a:avLst>
            <a:gd name="adj1" fmla="val 75000"/>
            <a:gd name="adj2" fmla="val 50000"/>
          </a:avLst>
        </a:prstGeom>
        <a:solidFill>
          <a:srgbClr val="95B0FF">
            <a:alpha val="89804"/>
          </a:srgbClr>
        </a:solidFill>
        <a:ln w="25400" cap="flat" cmpd="sng" algn="ctr">
          <a:solidFill>
            <a:srgbClr val="95B0FF">
              <a:alpha val="89804"/>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985" tIns="27432" rIns="6985" bIns="6985" numCol="1" spcCol="1270" anchor="t" anchorCtr="0">
          <a:noAutofit/>
        </a:bodyPr>
        <a:lstStyle/>
        <a:p>
          <a:pPr marL="57150" lvl="1" indent="-57150" algn="ctr" defTabSz="466725">
            <a:lnSpc>
              <a:spcPct val="90000"/>
            </a:lnSpc>
            <a:spcBef>
              <a:spcPct val="0"/>
            </a:spcBef>
            <a:spcAft>
              <a:spcPct val="15000"/>
            </a:spcAft>
            <a:buChar char="••"/>
          </a:pPr>
          <a:r>
            <a:rPr lang="en-US" sz="1050" kern="1200">
              <a:latin typeface="Verdana" panose="020B0604030504040204" pitchFamily="34" charset="0"/>
              <a:ea typeface="Verdana" panose="020B0604030504040204" pitchFamily="34" charset="0"/>
              <a:cs typeface="Verdana" panose="020B0604030504040204" pitchFamily="34" charset="0"/>
            </a:rPr>
            <a:t> new VPC</a:t>
          </a:r>
        </a:p>
        <a:p>
          <a:pPr marL="57150" lvl="1" indent="-57150" algn="ctr" defTabSz="466725">
            <a:lnSpc>
              <a:spcPct val="90000"/>
            </a:lnSpc>
            <a:spcBef>
              <a:spcPct val="0"/>
            </a:spcBef>
            <a:spcAft>
              <a:spcPct val="15000"/>
            </a:spcAft>
            <a:buChar char="••"/>
          </a:pPr>
          <a:r>
            <a:rPr lang="en-US" sz="1050" kern="1200">
              <a:latin typeface="Verdana" panose="020B0604030504040204" pitchFamily="34" charset="0"/>
              <a:ea typeface="Verdana" panose="020B0604030504040204" pitchFamily="34" charset="0"/>
              <a:cs typeface="Verdana" panose="020B0604030504040204" pitchFamily="34" charset="0"/>
            </a:rPr>
            <a:t> workload</a:t>
          </a:r>
        </a:p>
        <a:p>
          <a:pPr marL="285750" lvl="1" indent="-285750" algn="l" defTabSz="1600200">
            <a:lnSpc>
              <a:spcPct val="90000"/>
            </a:lnSpc>
            <a:spcBef>
              <a:spcPct val="0"/>
            </a:spcBef>
            <a:spcAft>
              <a:spcPct val="15000"/>
            </a:spcAft>
            <a:buChar char="••"/>
          </a:pPr>
          <a:endParaRPr lang="en-US" sz="3600" kern="1200"/>
        </a:p>
      </dsp:txBody>
      <dsp:txXfrm>
        <a:off x="858786" y="57150"/>
        <a:ext cx="1163644" cy="342899"/>
      </dsp:txXfrm>
    </dsp:sp>
    <dsp:sp modelId="{93EA1523-8F9D-4A08-ACF2-7D4ED0599984}">
      <dsp:nvSpPr>
        <dsp:cNvPr id="0" name=""/>
        <dsp:cNvSpPr/>
      </dsp:nvSpPr>
      <dsp:spPr>
        <a:xfrm>
          <a:off x="679" y="0"/>
          <a:ext cx="858107" cy="457199"/>
        </a:xfrm>
        <a:prstGeom prst="roundRect">
          <a:avLst/>
        </a:prstGeom>
        <a:solidFill>
          <a:srgbClr val="2E27AD"/>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24765" rIns="49530" bIns="24765" numCol="1" spcCol="1270" anchor="ctr" anchorCtr="0">
          <a:noAutofit/>
        </a:bodyPr>
        <a:lstStyle/>
        <a:p>
          <a:pPr lvl="0" algn="ctr" defTabSz="577850">
            <a:lnSpc>
              <a:spcPct val="90000"/>
            </a:lnSpc>
            <a:spcBef>
              <a:spcPct val="0"/>
            </a:spcBef>
            <a:spcAft>
              <a:spcPct val="35000"/>
            </a:spcAft>
          </a:pPr>
          <a:r>
            <a:rPr lang="en-US" sz="1300" kern="1200">
              <a:latin typeface="Arial Black" panose="020B0A04020102020204" pitchFamily="34" charset="0"/>
            </a:rPr>
            <a:t>Deploy</a:t>
          </a:r>
        </a:p>
      </dsp:txBody>
      <dsp:txXfrm>
        <a:off x="22998" y="22319"/>
        <a:ext cx="813469" cy="412561"/>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0D220F6-042E-42B1-89BD-84C684BA6EB8}">
      <dsp:nvSpPr>
        <dsp:cNvPr id="0" name=""/>
        <dsp:cNvSpPr/>
      </dsp:nvSpPr>
      <dsp:spPr>
        <a:xfrm>
          <a:off x="858786" y="222"/>
          <a:ext cx="1335094" cy="456754"/>
        </a:xfrm>
        <a:prstGeom prst="rightArrow">
          <a:avLst>
            <a:gd name="adj1" fmla="val 75000"/>
            <a:gd name="adj2" fmla="val 50000"/>
          </a:avLst>
        </a:prstGeom>
        <a:solidFill>
          <a:srgbClr val="FFCC83">
            <a:alpha val="89804"/>
          </a:srgbClr>
        </a:solidFill>
        <a:ln w="25400" cap="flat" cmpd="sng" algn="ctr">
          <a:solidFill>
            <a:srgbClr val="FFCC83">
              <a:alpha val="89804"/>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985" tIns="91440" rIns="6985" bIns="6985" numCol="1" spcCol="1270" anchor="t" anchorCtr="0">
          <a:noAutofit/>
        </a:bodyPr>
        <a:lstStyle/>
        <a:p>
          <a:pPr marL="57150" lvl="1" indent="-57150" algn="ctr" defTabSz="466725">
            <a:lnSpc>
              <a:spcPct val="90000"/>
            </a:lnSpc>
            <a:spcBef>
              <a:spcPct val="0"/>
            </a:spcBef>
            <a:spcAft>
              <a:spcPct val="15000"/>
            </a:spcAft>
            <a:buChar char="••"/>
          </a:pPr>
          <a:r>
            <a:rPr lang="en-US" sz="1050" kern="1200">
              <a:latin typeface="Verdana" panose="020B0604030504040204" pitchFamily="34" charset="0"/>
              <a:ea typeface="Verdana" panose="020B0604030504040204" pitchFamily="34" charset="0"/>
              <a:cs typeface="Verdana" panose="020B0604030504040204" pitchFamily="34" charset="0"/>
            </a:rPr>
            <a:t> workload only</a:t>
          </a:r>
        </a:p>
        <a:p>
          <a:pPr marL="285750" lvl="1" indent="-285750" algn="l" defTabSz="1600200">
            <a:lnSpc>
              <a:spcPct val="90000"/>
            </a:lnSpc>
            <a:spcBef>
              <a:spcPct val="0"/>
            </a:spcBef>
            <a:spcAft>
              <a:spcPct val="15000"/>
            </a:spcAft>
            <a:buChar char="••"/>
          </a:pPr>
          <a:endParaRPr lang="en-US" sz="3600" kern="1200"/>
        </a:p>
      </dsp:txBody>
      <dsp:txXfrm>
        <a:off x="858786" y="57316"/>
        <a:ext cx="1163811" cy="342566"/>
      </dsp:txXfrm>
    </dsp:sp>
    <dsp:sp modelId="{93EA1523-8F9D-4A08-ACF2-7D4ED0599984}">
      <dsp:nvSpPr>
        <dsp:cNvPr id="0" name=""/>
        <dsp:cNvSpPr/>
      </dsp:nvSpPr>
      <dsp:spPr>
        <a:xfrm>
          <a:off x="679" y="669"/>
          <a:ext cx="858107" cy="455860"/>
        </a:xfrm>
        <a:prstGeom prst="roundRect">
          <a:avLst/>
        </a:prstGeom>
        <a:solidFill>
          <a:srgbClr val="D45B07"/>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24765" rIns="49530" bIns="24765" numCol="1" spcCol="1270" anchor="ctr" anchorCtr="0">
          <a:noAutofit/>
        </a:bodyPr>
        <a:lstStyle/>
        <a:p>
          <a:pPr lvl="0" algn="ctr" defTabSz="577850">
            <a:lnSpc>
              <a:spcPct val="90000"/>
            </a:lnSpc>
            <a:spcBef>
              <a:spcPct val="0"/>
            </a:spcBef>
            <a:spcAft>
              <a:spcPct val="35000"/>
            </a:spcAft>
          </a:pPr>
          <a:r>
            <a:rPr lang="en-US" sz="1300" kern="1200">
              <a:latin typeface="Arial Black" panose="020B0A04020102020204" pitchFamily="34" charset="0"/>
            </a:rPr>
            <a:t>Deploy</a:t>
          </a:r>
        </a:p>
      </dsp:txBody>
      <dsp:txXfrm>
        <a:off x="22932" y="22922"/>
        <a:ext cx="813601" cy="411354"/>
      </dsp:txXfrm>
    </dsp:sp>
  </dsp:spTree>
</dsp:drawing>
</file>

<file path=word/diagrams/layout3.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_rels/item5.xml.rels><?xml version="1.0" encoding="UTF-8"?>
<Relationships xmlns="http://schemas.openxmlformats.org/package/2006/relationships"><Relationship Id="rId1" Type="http://schemas.openxmlformats.org/officeDocument/2006/relationships/customXmlProps" Target="itemProps5.xml"/>
</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go:gDocsCustomXmlDataStorage xmlns:go="http://customooxmlschemas.google.com/" xmlns:r="http://schemas.openxmlformats.org/officeDocument/2006/relationships">
  <go:docsCustomData roundtripDataSignature="AMtx7miQpoTJOAf5+TvL8nSk5i+TqKj7cA==">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</go:docsCustomData>
</go:gDocsCustomXmlDataStorage>
</file>

<file path=customXml/item4.xml><?xml version="1.0" encoding="utf-8"?>
<ct:contentTypeSchema xmlns:ct="http://schemas.microsoft.com/office/2006/metadata/contentType" xmlns:ma="http://schemas.microsoft.com/office/2006/metadata/properties/metaAttributes" ct:_="" ma:_="" ma:contentTypeName="Document" ma:contentTypeID="0x010100AF91328EA11B87428361D50B4DD87EC7" ma:contentTypeVersion="9" ma:contentTypeDescription="Create a new document." ma:contentTypeScope="" ma:versionID="d6f79f8dca680df4aa5dd82fd10add3e">
  <xsd:schema xmlns:xsd="http://www.w3.org/2001/XMLSchema" xmlns:xs="http://www.w3.org/2001/XMLSchema" xmlns:p="http://schemas.microsoft.com/office/2006/metadata/properties" xmlns:ns3="5db9e880-1272-472c-8c26-8a730950633a" targetNamespace="http://schemas.microsoft.com/office/2006/metadata/properties" ma:root="true" ma:fieldsID="73745fb105f61ad6559085cdf6d466b8" ns3:_="">
    <xsd:import namespace="5db9e880-1272-472c-8c26-8a730950633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db9e880-1272-472c-8c26-8a730950633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7E3A8E3-63BF-4057-87DF-7DF97D045DC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F4DDFA2-F41F-400E-B8D0-5526D275FBF7}">
  <ds:schemaRefs>
    <ds:schemaRef ds:uri="http://schemas.openxmlformats.org/officeDocument/2006/bibliography"/>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CCDF1BBE-6022-4985-BEC3-FDCA0AD985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db9e880-1272-472c-8c26-8a73095063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1F69C841-32CC-47D2-8569-E09495F860E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2467</TotalTime>
  <Application>LibreOffice/6.4.5.2$Linux_X86_64 LibreOffice_project/40$Build-2</Application>
  <Pages>25</Pages>
  <Words>4554</Words>
  <Characters>24842</Characters>
  <CharactersWithSpaces>29107</CharactersWithSpaces>
  <Paragraphs>434</Paragraphs>
  <Company>Dell Technologies</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2019-09-21T22:28:00Z</dcterms:created>
  <dc:creator>Amazon Web Services</dc:creator>
  <dc:description/>
  <dc:language>en-US</dc:language>
  <cp:lastModifiedBy/>
  <cp:lastPrinted>2019-10-01T20:48:00Z</cp:lastPrinted>
  <dcterms:modified xsi:type="dcterms:W3CDTF">2020-07-20T22:16:56Z</dcterms:modified>
  <cp:revision>52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Dell Technologies</vt:lpwstr>
  </property>
  <property fmtid="{D5CDD505-2E9C-101B-9397-08002B2CF9AE}" pid="4" name="ContentTypeId">
    <vt:lpwstr>0x010100AF91328EA11B87428361D50B4DD87EC7</vt:lpwstr>
  </property>
  <property fmtid="{D5CDD505-2E9C-101B-9397-08002B2CF9AE}" pid="5" name="DocSecurity">
    <vt:i4>0</vt:i4>
  </property>
  <property fmtid="{D5CDD505-2E9C-101B-9397-08002B2CF9AE}" pid="6" name="HyperlinksChanged">
    <vt:bool>0</vt:bool>
  </property>
  <property fmtid="{D5CDD505-2E9C-101B-9397-08002B2CF9AE}" pid="7" name="LinksUpToDate">
    <vt:bool>0</vt:bool>
  </property>
  <property fmtid="{D5CDD505-2E9C-101B-9397-08002B2CF9AE}" pid="8" name="MSIP_Label_7de70ee2-0cb4-4d60-aee5-75ef2c4c8a90_Application">
    <vt:lpwstr>Microsoft Azure Information Protection</vt:lpwstr>
  </property>
  <property fmtid="{D5CDD505-2E9C-101B-9397-08002B2CF9AE}" pid="9" name="MSIP_Label_7de70ee2-0cb4-4d60-aee5-75ef2c4c8a90_Enabled">
    <vt:lpwstr>True</vt:lpwstr>
  </property>
  <property fmtid="{D5CDD505-2E9C-101B-9397-08002B2CF9AE}" pid="10" name="MSIP_Label_7de70ee2-0cb4-4d60-aee5-75ef2c4c8a90_Extended_MSFT_Method">
    <vt:lpwstr>Manual</vt:lpwstr>
  </property>
  <property fmtid="{D5CDD505-2E9C-101B-9397-08002B2CF9AE}" pid="11" name="MSIP_Label_7de70ee2-0cb4-4d60-aee5-75ef2c4c8a90_Name">
    <vt:lpwstr>Internal Use</vt:lpwstr>
  </property>
  <property fmtid="{D5CDD505-2E9C-101B-9397-08002B2CF9AE}" pid="12" name="MSIP_Label_7de70ee2-0cb4-4d60-aee5-75ef2c4c8a90_Owner">
    <vt:lpwstr>Andrew_Mcintyre@Dell.com</vt:lpwstr>
  </property>
  <property fmtid="{D5CDD505-2E9C-101B-9397-08002B2CF9AE}" pid="13" name="MSIP_Label_7de70ee2-0cb4-4d60-aee5-75ef2c4c8a90_SetDate">
    <vt:lpwstr>2019-09-10T17:42:13.4709613Z</vt:lpwstr>
  </property>
  <property fmtid="{D5CDD505-2E9C-101B-9397-08002B2CF9AE}" pid="14" name="MSIP_Label_7de70ee2-0cb4-4d60-aee5-75ef2c4c8a90_SiteId">
    <vt:lpwstr>945c199a-83a2-4e80-9f8c-5a91be5752dd</vt:lpwstr>
  </property>
  <property fmtid="{D5CDD505-2E9C-101B-9397-08002B2CF9AE}" pid="15" name="MSIP_Label_da6fab74-d5af-4af7-a9a4-78d84655a626_Application">
    <vt:lpwstr>Microsoft Azure Information Protection</vt:lpwstr>
  </property>
  <property fmtid="{D5CDD505-2E9C-101B-9397-08002B2CF9AE}" pid="16" name="MSIP_Label_da6fab74-d5af-4af7-a9a4-78d84655a626_Enabled">
    <vt:lpwstr>True</vt:lpwstr>
  </property>
  <property fmtid="{D5CDD505-2E9C-101B-9397-08002B2CF9AE}" pid="17" name="MSIP_Label_da6fab74-d5af-4af7-a9a4-78d84655a626_Extended_MSFT_Method">
    <vt:lpwstr>Manual</vt:lpwstr>
  </property>
  <property fmtid="{D5CDD505-2E9C-101B-9397-08002B2CF9AE}" pid="18" name="MSIP_Label_da6fab74-d5af-4af7-a9a4-78d84655a626_Name">
    <vt:lpwstr>Visual Marking</vt:lpwstr>
  </property>
  <property fmtid="{D5CDD505-2E9C-101B-9397-08002B2CF9AE}" pid="19" name="MSIP_Label_da6fab74-d5af-4af7-a9a4-78d84655a626_Owner">
    <vt:lpwstr>Andrew_Mcintyre@Dell.com</vt:lpwstr>
  </property>
  <property fmtid="{D5CDD505-2E9C-101B-9397-08002B2CF9AE}" pid="20" name="MSIP_Label_da6fab74-d5af-4af7-a9a4-78d84655a626_Parent">
    <vt:lpwstr>7de70ee2-0cb4-4d60-aee5-75ef2c4c8a90</vt:lpwstr>
  </property>
  <property fmtid="{D5CDD505-2E9C-101B-9397-08002B2CF9AE}" pid="21" name="MSIP_Label_da6fab74-d5af-4af7-a9a4-78d84655a626_SetDate">
    <vt:lpwstr>2019-09-10T17:42:13.4709613Z</vt:lpwstr>
  </property>
  <property fmtid="{D5CDD505-2E9C-101B-9397-08002B2CF9AE}" pid="22" name="MSIP_Label_da6fab74-d5af-4af7-a9a4-78d84655a626_SiteId">
    <vt:lpwstr>945c199a-83a2-4e80-9f8c-5a91be5752dd</vt:lpwstr>
  </property>
  <property fmtid="{D5CDD505-2E9C-101B-9397-08002B2CF9AE}" pid="23" name="ScaleCrop">
    <vt:bool>0</vt:bool>
  </property>
  <property fmtid="{D5CDD505-2E9C-101B-9397-08002B2CF9AE}" pid="24" name="ShareDoc">
    <vt:bool>0</vt:bool>
  </property>
  <property fmtid="{D5CDD505-2E9C-101B-9397-08002B2CF9AE}" pid="25" name="_TemplateID">
    <vt:lpwstr>TC102580251033</vt:lpwstr>
  </property>
  <property fmtid="{D5CDD505-2E9C-101B-9397-08002B2CF9AE}" pid="26" name="aiplabel">
    <vt:lpwstr>Internal Use Visual Marking</vt:lpwstr>
  </property>
</Properties>
</file>